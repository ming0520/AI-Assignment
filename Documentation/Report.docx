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3BBA9753" w14:textId="23BA5330" w:rsidR="00B74C8C" w:rsidRDefault="00B74C8C" w:rsidP="00061429">
      <w:pPr>
        <w:jc w:val="center"/>
        <w:rPr>
          <w:rFonts w:ascii="Arial"/>
          <w:b/>
          <w:sz w:val="26"/>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6CFFA26F" w14:textId="393DE971" w:rsidR="00B74C8C" w:rsidRDefault="00E15A5C" w:rsidP="00E15A5C">
      <w:pPr>
        <w:pStyle w:val="BodyText"/>
        <w:spacing w:line="360" w:lineRule="auto"/>
        <w:jc w:val="center"/>
        <w:rPr>
          <w:rFonts w:ascii="Arial" w:eastAsiaTheme="minorEastAsia" w:cstheme="minorBidi"/>
          <w:b/>
          <w:sz w:val="28"/>
          <w:szCs w:val="22"/>
          <w:lang w:val="en-GB" w:eastAsia="zh-CN"/>
        </w:rPr>
      </w:pPr>
      <w:r w:rsidRPr="00E15A5C">
        <w:rPr>
          <w:rFonts w:ascii="Arial" w:eastAsiaTheme="minorEastAsia" w:cstheme="minorBidi"/>
          <w:b/>
          <w:sz w:val="28"/>
          <w:szCs w:val="22"/>
          <w:lang w:val="en-GB" w:eastAsia="zh-CN"/>
        </w:rPr>
        <w:t>BCS3225 Introduction Artificial Intelligence</w:t>
      </w:r>
    </w:p>
    <w:p w14:paraId="17316CEB" w14:textId="58E34148" w:rsidR="00A349B8" w:rsidRDefault="00A349B8" w:rsidP="00E15A5C">
      <w:pPr>
        <w:pStyle w:val="BodyText"/>
        <w:spacing w:line="360" w:lineRule="auto"/>
        <w:jc w:val="center"/>
        <w:rPr>
          <w:rFonts w:ascii="Arial"/>
          <w:b/>
          <w:sz w:val="30"/>
        </w:rPr>
      </w:pPr>
      <w:r>
        <w:rPr>
          <w:rFonts w:ascii="Arial" w:eastAsiaTheme="minorEastAsia" w:cstheme="minorBidi"/>
          <w:b/>
          <w:sz w:val="28"/>
          <w:szCs w:val="22"/>
          <w:lang w:val="en-GB" w:eastAsia="zh-CN"/>
        </w:rPr>
        <w:t>Gaming Gear Recommendation Mobile App</w:t>
      </w:r>
      <w:r w:rsidR="00A127E0">
        <w:rPr>
          <w:rFonts w:ascii="Arial" w:eastAsiaTheme="minorEastAsia" w:cstheme="minorBidi"/>
          <w:b/>
          <w:sz w:val="28"/>
          <w:szCs w:val="22"/>
          <w:lang w:val="en-GB" w:eastAsia="zh-CN"/>
        </w:rPr>
        <w:t xml:space="preserve"> by using Machine Learning</w:t>
      </w:r>
    </w:p>
    <w:p w14:paraId="26077479" w14:textId="40C4A8B1" w:rsidR="00B74C8C" w:rsidRDefault="00B74C8C" w:rsidP="00D05FF0">
      <w:pPr>
        <w:pStyle w:val="BodyText"/>
        <w:spacing w:before="3" w:line="360" w:lineRule="auto"/>
        <w:rPr>
          <w:rFonts w:ascii="Arial"/>
          <w:b/>
          <w:sz w:val="37"/>
        </w:rPr>
      </w:pPr>
    </w:p>
    <w:p w14:paraId="53886CB6" w14:textId="77777777" w:rsidR="00E15A5C" w:rsidRDefault="00E15A5C" w:rsidP="00D05FF0">
      <w:pPr>
        <w:pStyle w:val="BodyText"/>
        <w:spacing w:before="3" w:line="360" w:lineRule="auto"/>
        <w:rPr>
          <w:rFonts w:ascii="Arial"/>
          <w:b/>
          <w:sz w:val="37"/>
        </w:rPr>
      </w:pPr>
    </w:p>
    <w:p w14:paraId="250701ED" w14:textId="6EC86232" w:rsidR="00B74C8C" w:rsidRDefault="00BF2A32" w:rsidP="00061429">
      <w:pPr>
        <w:ind w:left="1740" w:right="1938"/>
        <w:jc w:val="center"/>
        <w:rPr>
          <w:rFonts w:ascii="Arial"/>
          <w:b/>
          <w:sz w:val="30"/>
        </w:rPr>
      </w:pPr>
      <w:r>
        <w:rPr>
          <w:rFonts w:ascii="Arial"/>
          <w:b/>
          <w:sz w:val="28"/>
        </w:rPr>
        <w:t>FINAL ASSESSMENT TECHNICAL</w:t>
      </w:r>
      <w:r w:rsidR="00B74C8C">
        <w:rPr>
          <w:rFonts w:ascii="Arial"/>
          <w:b/>
          <w:sz w:val="28"/>
        </w:rPr>
        <w:t xml:space="preserve"> REPORT</w:t>
      </w: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58CDD15E" w14:textId="76DEB121" w:rsidR="00061429" w:rsidRDefault="00DD7BB1" w:rsidP="00BF2A32">
      <w:pPr>
        <w:ind w:left="281"/>
        <w:jc w:val="center"/>
        <w:rPr>
          <w:rFonts w:ascii="Arial"/>
          <w:b/>
        </w:rPr>
      </w:pPr>
      <w:r>
        <w:rPr>
          <w:rFonts w:ascii="Arial"/>
          <w:b/>
        </w:rPr>
        <w:t>23</w:t>
      </w:r>
      <w:r w:rsidR="00BC0CBF">
        <w:rPr>
          <w:rFonts w:ascii="Arial"/>
          <w:b/>
        </w:rPr>
        <w:t xml:space="preserve"> </w:t>
      </w:r>
      <w:r>
        <w:rPr>
          <w:rFonts w:ascii="Arial"/>
          <w:b/>
        </w:rPr>
        <w:t>OCTOBER</w:t>
      </w:r>
      <w:r w:rsidR="00BC0CBF">
        <w:rPr>
          <w:rFonts w:ascii="Arial"/>
          <w:b/>
        </w:rPr>
        <w:t xml:space="preserve"> 2020</w:t>
      </w:r>
    </w:p>
    <w:p w14:paraId="583E32E7" w14:textId="77777777" w:rsidR="00061429" w:rsidRDefault="00061429">
      <w:pPr>
        <w:spacing w:line="259" w:lineRule="auto"/>
        <w:rPr>
          <w:rFonts w:ascii="Arial"/>
          <w:b/>
        </w:rPr>
      </w:pPr>
      <w:r>
        <w:rPr>
          <w:rFonts w:ascii="Arial"/>
          <w:b/>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52AF84D3" w14:textId="0F60CA34" w:rsidR="003275C3" w:rsidRDefault="00CD3F82">
          <w:pPr>
            <w:pStyle w:val="TOC1"/>
            <w:tabs>
              <w:tab w:val="right" w:leader="dot" w:pos="9016"/>
            </w:tabs>
            <w:rPr>
              <w:ins w:id="0" w:author="Zhong MIng Tan" w:date="2020-10-17T15:02:00Z"/>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ins w:id="1" w:author="Zhong MIng Tan" w:date="2020-10-17T15:02:00Z">
            <w:r w:rsidR="003275C3" w:rsidRPr="00E75341">
              <w:rPr>
                <w:rStyle w:val="Hyperlink"/>
                <w:noProof/>
              </w:rPr>
              <w:fldChar w:fldCharType="begin"/>
            </w:r>
            <w:r w:rsidR="003275C3" w:rsidRPr="00E75341">
              <w:rPr>
                <w:rStyle w:val="Hyperlink"/>
                <w:noProof/>
              </w:rPr>
              <w:instrText xml:space="preserve"> </w:instrText>
            </w:r>
            <w:r w:rsidR="003275C3">
              <w:rPr>
                <w:noProof/>
              </w:rPr>
              <w:instrText>HYPERLINK \l "_Toc53839405"</w:instrText>
            </w:r>
            <w:r w:rsidR="003275C3" w:rsidRPr="00E75341">
              <w:rPr>
                <w:rStyle w:val="Hyperlink"/>
                <w:noProof/>
              </w:rPr>
              <w:instrText xml:space="preserve"> </w:instrText>
            </w:r>
            <w:r w:rsidR="003275C3" w:rsidRPr="00E75341">
              <w:rPr>
                <w:rStyle w:val="Hyperlink"/>
                <w:noProof/>
              </w:rPr>
            </w:r>
            <w:r w:rsidR="003275C3" w:rsidRPr="00E75341">
              <w:rPr>
                <w:rStyle w:val="Hyperlink"/>
                <w:noProof/>
              </w:rPr>
              <w:fldChar w:fldCharType="separate"/>
            </w:r>
            <w:r w:rsidR="003275C3" w:rsidRPr="00E75341">
              <w:rPr>
                <w:rStyle w:val="Hyperlink"/>
                <w:rFonts w:cs="Times New Roman"/>
                <w:noProof/>
              </w:rPr>
              <w:t>ACKNOWLEDGEMENT</w:t>
            </w:r>
            <w:r w:rsidR="003275C3">
              <w:rPr>
                <w:noProof/>
                <w:webHidden/>
              </w:rPr>
              <w:tab/>
            </w:r>
            <w:r w:rsidR="003275C3">
              <w:rPr>
                <w:noProof/>
                <w:webHidden/>
              </w:rPr>
              <w:fldChar w:fldCharType="begin"/>
            </w:r>
            <w:r w:rsidR="003275C3">
              <w:rPr>
                <w:noProof/>
                <w:webHidden/>
              </w:rPr>
              <w:instrText xml:space="preserve"> PAGEREF _Toc53839405 \h </w:instrText>
            </w:r>
            <w:r w:rsidR="003275C3">
              <w:rPr>
                <w:noProof/>
                <w:webHidden/>
              </w:rPr>
            </w:r>
          </w:ins>
          <w:r w:rsidR="003275C3">
            <w:rPr>
              <w:noProof/>
              <w:webHidden/>
            </w:rPr>
            <w:fldChar w:fldCharType="separate"/>
          </w:r>
          <w:ins w:id="2" w:author="Zhong MIng Tan" w:date="2020-10-17T15:02:00Z">
            <w:r w:rsidR="003275C3">
              <w:rPr>
                <w:noProof/>
                <w:webHidden/>
              </w:rPr>
              <w:t>1</w:t>
            </w:r>
            <w:r w:rsidR="003275C3">
              <w:rPr>
                <w:noProof/>
                <w:webHidden/>
              </w:rPr>
              <w:fldChar w:fldCharType="end"/>
            </w:r>
            <w:r w:rsidR="003275C3" w:rsidRPr="00E75341">
              <w:rPr>
                <w:rStyle w:val="Hyperlink"/>
                <w:noProof/>
              </w:rPr>
              <w:fldChar w:fldCharType="end"/>
            </w:r>
          </w:ins>
        </w:p>
        <w:p w14:paraId="3287618E" w14:textId="129F699D" w:rsidR="003275C3" w:rsidRDefault="003275C3">
          <w:pPr>
            <w:pStyle w:val="TOC1"/>
            <w:tabs>
              <w:tab w:val="right" w:leader="dot" w:pos="9016"/>
            </w:tabs>
            <w:rPr>
              <w:ins w:id="3" w:author="Zhong MIng Tan" w:date="2020-10-17T15:02:00Z"/>
              <w:rFonts w:asciiTheme="minorHAnsi" w:hAnsiTheme="minorHAnsi"/>
              <w:noProof/>
              <w:sz w:val="22"/>
              <w:lang w:val="en-US"/>
            </w:rPr>
          </w:pPr>
          <w:ins w:id="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"_Toc53839406"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ABSTRACT</w:t>
            </w:r>
            <w:r>
              <w:rPr>
                <w:noProof/>
                <w:webHidden/>
              </w:rPr>
              <w:tab/>
            </w:r>
            <w:r>
              <w:rPr>
                <w:noProof/>
                <w:webHidden/>
              </w:rPr>
              <w:fldChar w:fldCharType="begin"/>
            </w:r>
            <w:r>
              <w:rPr>
                <w:noProof/>
                <w:webHidden/>
              </w:rPr>
              <w:instrText xml:space="preserve"> PAGEREF _Toc53839406 \h </w:instrText>
            </w:r>
            <w:r>
              <w:rPr>
                <w:noProof/>
                <w:webHidden/>
              </w:rPr>
            </w:r>
          </w:ins>
          <w:r>
            <w:rPr>
              <w:noProof/>
              <w:webHidden/>
            </w:rPr>
            <w:fldChar w:fldCharType="separate"/>
          </w:r>
          <w:ins w:id="5" w:author="Zhong MIng Tan" w:date="2020-10-17T15:02:00Z">
            <w:r>
              <w:rPr>
                <w:noProof/>
                <w:webHidden/>
              </w:rPr>
              <w:t>2</w:t>
            </w:r>
            <w:r>
              <w:rPr>
                <w:noProof/>
                <w:webHidden/>
              </w:rPr>
              <w:fldChar w:fldCharType="end"/>
            </w:r>
            <w:r w:rsidRPr="00E75341">
              <w:rPr>
                <w:rStyle w:val="Hyperlink"/>
                <w:noProof/>
              </w:rPr>
              <w:fldChar w:fldCharType="end"/>
            </w:r>
          </w:ins>
        </w:p>
        <w:p w14:paraId="0EB64255" w14:textId="050E890A" w:rsidR="003275C3" w:rsidRDefault="003275C3">
          <w:pPr>
            <w:pStyle w:val="TOC1"/>
            <w:tabs>
              <w:tab w:val="right" w:leader="dot" w:pos="9016"/>
            </w:tabs>
            <w:rPr>
              <w:ins w:id="6" w:author="Zhong MIng Tan" w:date="2020-10-17T15:02:00Z"/>
              <w:rFonts w:asciiTheme="minorHAnsi" w:hAnsiTheme="minorHAnsi"/>
              <w:noProof/>
              <w:sz w:val="22"/>
              <w:lang w:val="en-US"/>
            </w:rPr>
          </w:pPr>
          <w:ins w:id="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"_Toc53839407"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PRELIMINARY PAGE</w:t>
            </w:r>
            <w:r>
              <w:rPr>
                <w:noProof/>
                <w:webHidden/>
              </w:rPr>
              <w:tab/>
            </w:r>
            <w:r>
              <w:rPr>
                <w:noProof/>
                <w:webHidden/>
              </w:rPr>
              <w:fldChar w:fldCharType="begin"/>
            </w:r>
            <w:r>
              <w:rPr>
                <w:noProof/>
                <w:webHidden/>
              </w:rPr>
              <w:instrText xml:space="preserve"> PAGEREF _Toc53839407 \h </w:instrText>
            </w:r>
            <w:r>
              <w:rPr>
                <w:noProof/>
                <w:webHidden/>
              </w:rPr>
            </w:r>
          </w:ins>
          <w:r>
            <w:rPr>
              <w:noProof/>
              <w:webHidden/>
            </w:rPr>
            <w:fldChar w:fldCharType="separate"/>
          </w:r>
          <w:ins w:id="8" w:author="Zhong MIng Tan" w:date="2020-10-17T15:02:00Z">
            <w:r>
              <w:rPr>
                <w:noProof/>
                <w:webHidden/>
              </w:rPr>
              <w:t>2</w:t>
            </w:r>
            <w:r>
              <w:rPr>
                <w:noProof/>
                <w:webHidden/>
              </w:rPr>
              <w:fldChar w:fldCharType="end"/>
            </w:r>
            <w:r w:rsidRPr="00E75341">
              <w:rPr>
                <w:rStyle w:val="Hyperlink"/>
                <w:noProof/>
              </w:rPr>
              <w:fldChar w:fldCharType="end"/>
            </w:r>
          </w:ins>
        </w:p>
        <w:p w14:paraId="011B5DC5" w14:textId="378AC559" w:rsidR="003275C3" w:rsidRDefault="003275C3">
          <w:pPr>
            <w:pStyle w:val="TOC2"/>
            <w:tabs>
              <w:tab w:val="right" w:leader="dot" w:pos="9016"/>
            </w:tabs>
            <w:rPr>
              <w:ins w:id="9" w:author="Zhong MIng Tan" w:date="2020-10-17T15:02:00Z"/>
              <w:rFonts w:asciiTheme="minorHAnsi" w:hAnsiTheme="minorHAnsi"/>
              <w:noProof/>
              <w:sz w:val="22"/>
              <w:lang w:val="en-US"/>
            </w:rPr>
          </w:pPr>
          <w:ins w:id="1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"_Toc53839408"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_Toc53839408 \h </w:instrText>
            </w:r>
            <w:r>
              <w:rPr>
                <w:noProof/>
                <w:webHidden/>
              </w:rPr>
            </w:r>
          </w:ins>
          <w:r>
            <w:rPr>
              <w:noProof/>
              <w:webHidden/>
            </w:rPr>
            <w:fldChar w:fldCharType="separate"/>
          </w:r>
          <w:ins w:id="11" w:author="Zhong MIng Tan" w:date="2020-10-17T15:02:00Z">
            <w:r>
              <w:rPr>
                <w:noProof/>
                <w:webHidden/>
              </w:rPr>
              <w:t>2</w:t>
            </w:r>
            <w:r>
              <w:rPr>
                <w:noProof/>
                <w:webHidden/>
              </w:rPr>
              <w:fldChar w:fldCharType="end"/>
            </w:r>
            <w:r w:rsidRPr="00E75341">
              <w:rPr>
                <w:rStyle w:val="Hyperlink"/>
                <w:noProof/>
              </w:rPr>
              <w:fldChar w:fldCharType="end"/>
            </w:r>
          </w:ins>
        </w:p>
        <w:p w14:paraId="11E90C76" w14:textId="604B2C0B" w:rsidR="003275C3" w:rsidRDefault="003275C3">
          <w:pPr>
            <w:pStyle w:val="TOC2"/>
            <w:tabs>
              <w:tab w:val="right" w:leader="dot" w:pos="9016"/>
            </w:tabs>
            <w:rPr>
              <w:ins w:id="12" w:author="Zhong MIng Tan" w:date="2020-10-17T15:02:00Z"/>
              <w:rFonts w:asciiTheme="minorHAnsi" w:hAnsiTheme="minorHAnsi"/>
              <w:noProof/>
              <w:sz w:val="22"/>
              <w:lang w:val="en-US"/>
            </w:rPr>
          </w:pPr>
          <w:ins w:id="1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"_Toc53839409"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_Toc53839409 \h </w:instrText>
            </w:r>
            <w:r>
              <w:rPr>
                <w:noProof/>
                <w:webHidden/>
              </w:rPr>
            </w:r>
          </w:ins>
          <w:r>
            <w:rPr>
              <w:noProof/>
              <w:webHidden/>
            </w:rPr>
            <w:fldChar w:fldCharType="separate"/>
          </w:r>
          <w:ins w:id="14" w:author="Zhong MIng Tan" w:date="2020-10-17T15:02:00Z">
            <w:r>
              <w:rPr>
                <w:noProof/>
                <w:webHidden/>
              </w:rPr>
              <w:t>3</w:t>
            </w:r>
            <w:r>
              <w:rPr>
                <w:noProof/>
                <w:webHidden/>
              </w:rPr>
              <w:fldChar w:fldCharType="end"/>
            </w:r>
            <w:r w:rsidRPr="00E75341">
              <w:rPr>
                <w:rStyle w:val="Hyperlink"/>
                <w:noProof/>
              </w:rPr>
              <w:fldChar w:fldCharType="end"/>
            </w:r>
          </w:ins>
        </w:p>
        <w:p w14:paraId="348FBFB2" w14:textId="3980A310" w:rsidR="003275C3" w:rsidRDefault="003275C3">
          <w:pPr>
            <w:pStyle w:val="TOC2"/>
            <w:tabs>
              <w:tab w:val="right" w:leader="dot" w:pos="9016"/>
            </w:tabs>
            <w:rPr>
              <w:ins w:id="15" w:author="Zhong MIng Tan" w:date="2020-10-17T15:02:00Z"/>
              <w:rFonts w:asciiTheme="minorHAnsi" w:hAnsiTheme="minorHAnsi"/>
              <w:noProof/>
              <w:sz w:val="22"/>
              <w:lang w:val="en-US"/>
            </w:rPr>
          </w:pPr>
          <w:ins w:id="16"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_Toc53839410 \h </w:instrText>
            </w:r>
            <w:r>
              <w:rPr>
                <w:noProof/>
                <w:webHidden/>
              </w:rPr>
            </w:r>
          </w:ins>
          <w:r>
            <w:rPr>
              <w:noProof/>
              <w:webHidden/>
            </w:rPr>
            <w:fldChar w:fldCharType="separate"/>
          </w:r>
          <w:ins w:id="17" w:author="Zhong MIng Tan" w:date="2020-10-17T15:02:00Z">
            <w:r>
              <w:rPr>
                <w:noProof/>
                <w:webHidden/>
              </w:rPr>
              <w:t>4</w:t>
            </w:r>
            <w:r>
              <w:rPr>
                <w:noProof/>
                <w:webHidden/>
              </w:rPr>
              <w:fldChar w:fldCharType="end"/>
            </w:r>
            <w:r w:rsidRPr="00E75341">
              <w:rPr>
                <w:rStyle w:val="Hyperlink"/>
                <w:noProof/>
              </w:rPr>
              <w:fldChar w:fldCharType="end"/>
            </w:r>
          </w:ins>
        </w:p>
        <w:p w14:paraId="09B9D0D1" w14:textId="2D2C49A1" w:rsidR="003275C3" w:rsidRDefault="003275C3">
          <w:pPr>
            <w:pStyle w:val="TOC2"/>
            <w:tabs>
              <w:tab w:val="right" w:leader="dot" w:pos="9016"/>
            </w:tabs>
            <w:rPr>
              <w:ins w:id="18" w:author="Zhong MIng Tan" w:date="2020-10-17T15:02:00Z"/>
              <w:rFonts w:asciiTheme="minorHAnsi" w:hAnsiTheme="minorHAnsi"/>
              <w:noProof/>
              <w:sz w:val="22"/>
              <w:lang w:val="en-US"/>
            </w:rPr>
          </w:pPr>
          <w:ins w:id="1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INTRODUCTION</w:t>
            </w:r>
            <w:r>
              <w:rPr>
                <w:noProof/>
                <w:webHidden/>
              </w:rPr>
              <w:tab/>
            </w:r>
            <w:r>
              <w:rPr>
                <w:noProof/>
                <w:webHidden/>
              </w:rPr>
              <w:fldChar w:fldCharType="begin"/>
            </w:r>
            <w:r>
              <w:rPr>
                <w:noProof/>
                <w:webHidden/>
              </w:rPr>
              <w:instrText xml:space="preserve"> PAGEREF _Toc53839411 \h </w:instrText>
            </w:r>
            <w:r>
              <w:rPr>
                <w:noProof/>
                <w:webHidden/>
              </w:rPr>
            </w:r>
          </w:ins>
          <w:r>
            <w:rPr>
              <w:noProof/>
              <w:webHidden/>
            </w:rPr>
            <w:fldChar w:fldCharType="separate"/>
          </w:r>
          <w:ins w:id="20" w:author="Zhong MIng Tan" w:date="2020-10-17T15:02:00Z">
            <w:r>
              <w:rPr>
                <w:noProof/>
                <w:webHidden/>
              </w:rPr>
              <w:t>5</w:t>
            </w:r>
            <w:r>
              <w:rPr>
                <w:noProof/>
                <w:webHidden/>
              </w:rPr>
              <w:fldChar w:fldCharType="end"/>
            </w:r>
            <w:r w:rsidRPr="00E75341">
              <w:rPr>
                <w:rStyle w:val="Hyperlink"/>
                <w:noProof/>
              </w:rPr>
              <w:fldChar w:fldCharType="end"/>
            </w:r>
          </w:ins>
        </w:p>
        <w:p w14:paraId="388CA626" w14:textId="3F515353" w:rsidR="003275C3" w:rsidRDefault="003275C3">
          <w:pPr>
            <w:pStyle w:val="TOC2"/>
            <w:tabs>
              <w:tab w:val="left" w:pos="880"/>
              <w:tab w:val="right" w:leader="dot" w:pos="9016"/>
            </w:tabs>
            <w:rPr>
              <w:ins w:id="21" w:author="Zhong MIng Tan" w:date="2020-10-17T15:02:00Z"/>
              <w:rFonts w:asciiTheme="minorHAnsi" w:hAnsiTheme="minorHAnsi"/>
              <w:noProof/>
              <w:sz w:val="22"/>
              <w:lang w:val="en-US"/>
            </w:rPr>
          </w:pPr>
          <w:ins w:id="2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1.1</w:t>
            </w:r>
            <w:r>
              <w:rPr>
                <w:rFonts w:asciiTheme="minorHAnsi" w:hAnsiTheme="minorHAnsi"/>
                <w:noProof/>
                <w:sz w:val="22"/>
                <w:lang w:val="en-US"/>
              </w:rPr>
              <w:tab/>
            </w:r>
            <w:r w:rsidRPr="00E75341">
              <w:rPr>
                <w:rStyle w:val="Hyperlink"/>
                <w:rFonts w:cs="Times New Roman"/>
                <w:noProof/>
              </w:rPr>
              <w:t>Background</w:t>
            </w:r>
            <w:r>
              <w:rPr>
                <w:noProof/>
                <w:webHidden/>
              </w:rPr>
              <w:tab/>
            </w:r>
            <w:r>
              <w:rPr>
                <w:noProof/>
                <w:webHidden/>
              </w:rPr>
              <w:fldChar w:fldCharType="begin"/>
            </w:r>
            <w:r>
              <w:rPr>
                <w:noProof/>
                <w:webHidden/>
              </w:rPr>
              <w:instrText xml:space="preserve"> PAGEREF _Toc53839412 \h </w:instrText>
            </w:r>
            <w:r>
              <w:rPr>
                <w:noProof/>
                <w:webHidden/>
              </w:rPr>
            </w:r>
          </w:ins>
          <w:r>
            <w:rPr>
              <w:noProof/>
              <w:webHidden/>
            </w:rPr>
            <w:fldChar w:fldCharType="separate"/>
          </w:r>
          <w:ins w:id="23" w:author="Zhong MIng Tan" w:date="2020-10-17T15:02:00Z">
            <w:r>
              <w:rPr>
                <w:noProof/>
                <w:webHidden/>
              </w:rPr>
              <w:t>5</w:t>
            </w:r>
            <w:r>
              <w:rPr>
                <w:noProof/>
                <w:webHidden/>
              </w:rPr>
              <w:fldChar w:fldCharType="end"/>
            </w:r>
            <w:r w:rsidRPr="00E75341">
              <w:rPr>
                <w:rStyle w:val="Hyperlink"/>
                <w:noProof/>
              </w:rPr>
              <w:fldChar w:fldCharType="end"/>
            </w:r>
          </w:ins>
        </w:p>
        <w:p w14:paraId="06CED530" w14:textId="6200FCE3" w:rsidR="003275C3" w:rsidRDefault="003275C3">
          <w:pPr>
            <w:pStyle w:val="TOC2"/>
            <w:tabs>
              <w:tab w:val="left" w:pos="880"/>
              <w:tab w:val="right" w:leader="dot" w:pos="9016"/>
            </w:tabs>
            <w:rPr>
              <w:ins w:id="24" w:author="Zhong MIng Tan" w:date="2020-10-17T15:02:00Z"/>
              <w:rFonts w:asciiTheme="minorHAnsi" w:hAnsiTheme="minorHAnsi"/>
              <w:noProof/>
              <w:sz w:val="22"/>
              <w:lang w:val="en-US"/>
            </w:rPr>
          </w:pPr>
          <w:ins w:id="2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1.2</w:t>
            </w:r>
            <w:r>
              <w:rPr>
                <w:rFonts w:asciiTheme="minorHAnsi" w:hAnsiTheme="minorHAnsi"/>
                <w:noProof/>
                <w:sz w:val="22"/>
                <w:lang w:val="en-US"/>
              </w:rPr>
              <w:tab/>
            </w:r>
            <w:r w:rsidRPr="00E75341">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_Toc53839413 \h </w:instrText>
            </w:r>
            <w:r>
              <w:rPr>
                <w:noProof/>
                <w:webHidden/>
              </w:rPr>
            </w:r>
          </w:ins>
          <w:r>
            <w:rPr>
              <w:noProof/>
              <w:webHidden/>
            </w:rPr>
            <w:fldChar w:fldCharType="separate"/>
          </w:r>
          <w:ins w:id="26" w:author="Zhong MIng Tan" w:date="2020-10-17T15:02:00Z">
            <w:r>
              <w:rPr>
                <w:noProof/>
                <w:webHidden/>
              </w:rPr>
              <w:t>8</w:t>
            </w:r>
            <w:r>
              <w:rPr>
                <w:noProof/>
                <w:webHidden/>
              </w:rPr>
              <w:fldChar w:fldCharType="end"/>
            </w:r>
            <w:r w:rsidRPr="00E75341">
              <w:rPr>
                <w:rStyle w:val="Hyperlink"/>
                <w:noProof/>
              </w:rPr>
              <w:fldChar w:fldCharType="end"/>
            </w:r>
          </w:ins>
        </w:p>
        <w:p w14:paraId="47D55845" w14:textId="7A9EF502" w:rsidR="003275C3" w:rsidRDefault="003275C3">
          <w:pPr>
            <w:pStyle w:val="TOC3"/>
            <w:tabs>
              <w:tab w:val="left" w:pos="1320"/>
              <w:tab w:val="right" w:leader="dot" w:pos="9016"/>
            </w:tabs>
            <w:rPr>
              <w:ins w:id="27" w:author="Zhong MIng Tan" w:date="2020-10-17T15:02:00Z"/>
              <w:rFonts w:asciiTheme="minorHAnsi" w:hAnsiTheme="minorHAnsi"/>
              <w:noProof/>
              <w:sz w:val="22"/>
              <w:lang w:val="en-US"/>
            </w:rPr>
          </w:pPr>
          <w:ins w:id="2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1.2.1</w:t>
            </w:r>
            <w:r>
              <w:rPr>
                <w:rFonts w:asciiTheme="minorHAnsi" w:hAnsiTheme="minorHAnsi"/>
                <w:noProof/>
                <w:sz w:val="22"/>
                <w:lang w:val="en-US"/>
              </w:rPr>
              <w:tab/>
            </w:r>
            <w:r w:rsidRPr="00E75341">
              <w:rPr>
                <w:rStyle w:val="Hyperlink"/>
                <w:rFonts w:cs="Times New Roman"/>
                <w:noProof/>
                <w:lang w:val="en-US"/>
              </w:rPr>
              <w:t>Choosing the gaming gear manually</w:t>
            </w:r>
            <w:r>
              <w:rPr>
                <w:noProof/>
                <w:webHidden/>
              </w:rPr>
              <w:tab/>
            </w:r>
            <w:r>
              <w:rPr>
                <w:noProof/>
                <w:webHidden/>
              </w:rPr>
              <w:fldChar w:fldCharType="begin"/>
            </w:r>
            <w:r>
              <w:rPr>
                <w:noProof/>
                <w:webHidden/>
              </w:rPr>
              <w:instrText xml:space="preserve"> PAGEREF _Toc53839414 \h </w:instrText>
            </w:r>
            <w:r>
              <w:rPr>
                <w:noProof/>
                <w:webHidden/>
              </w:rPr>
            </w:r>
          </w:ins>
          <w:r>
            <w:rPr>
              <w:noProof/>
              <w:webHidden/>
            </w:rPr>
            <w:fldChar w:fldCharType="separate"/>
          </w:r>
          <w:ins w:id="29" w:author="Zhong MIng Tan" w:date="2020-10-17T15:02:00Z">
            <w:r>
              <w:rPr>
                <w:noProof/>
                <w:webHidden/>
              </w:rPr>
              <w:t>8</w:t>
            </w:r>
            <w:r>
              <w:rPr>
                <w:noProof/>
                <w:webHidden/>
              </w:rPr>
              <w:fldChar w:fldCharType="end"/>
            </w:r>
            <w:r w:rsidRPr="00E75341">
              <w:rPr>
                <w:rStyle w:val="Hyperlink"/>
                <w:noProof/>
              </w:rPr>
              <w:fldChar w:fldCharType="end"/>
            </w:r>
          </w:ins>
        </w:p>
        <w:p w14:paraId="5EA833FE" w14:textId="3D271D30" w:rsidR="003275C3" w:rsidRDefault="003275C3">
          <w:pPr>
            <w:pStyle w:val="TOC3"/>
            <w:tabs>
              <w:tab w:val="left" w:pos="1320"/>
              <w:tab w:val="right" w:leader="dot" w:pos="9016"/>
            </w:tabs>
            <w:rPr>
              <w:ins w:id="30" w:author="Zhong MIng Tan" w:date="2020-10-17T15:02:00Z"/>
              <w:rFonts w:asciiTheme="minorHAnsi" w:hAnsiTheme="minorHAnsi"/>
              <w:noProof/>
              <w:sz w:val="22"/>
              <w:lang w:val="en-US"/>
            </w:rPr>
          </w:pPr>
          <w:ins w:id="3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1.2.2</w:t>
            </w:r>
            <w:r>
              <w:rPr>
                <w:rFonts w:asciiTheme="minorHAnsi" w:hAnsiTheme="minorHAnsi"/>
                <w:noProof/>
                <w:sz w:val="22"/>
                <w:lang w:val="en-US"/>
              </w:rPr>
              <w:tab/>
            </w:r>
            <w:r w:rsidRPr="00E75341">
              <w:rPr>
                <w:rStyle w:val="Hyperlink"/>
                <w:rFonts w:cs="Times New Roman"/>
                <w:noProof/>
              </w:rPr>
              <w:t>Inaccurate to search a gaming gear</w:t>
            </w:r>
            <w:r>
              <w:rPr>
                <w:noProof/>
                <w:webHidden/>
              </w:rPr>
              <w:tab/>
            </w:r>
            <w:r>
              <w:rPr>
                <w:noProof/>
                <w:webHidden/>
              </w:rPr>
              <w:fldChar w:fldCharType="begin"/>
            </w:r>
            <w:r>
              <w:rPr>
                <w:noProof/>
                <w:webHidden/>
              </w:rPr>
              <w:instrText xml:space="preserve"> PAGEREF _Toc53839415 \h </w:instrText>
            </w:r>
            <w:r>
              <w:rPr>
                <w:noProof/>
                <w:webHidden/>
              </w:rPr>
            </w:r>
          </w:ins>
          <w:r>
            <w:rPr>
              <w:noProof/>
              <w:webHidden/>
            </w:rPr>
            <w:fldChar w:fldCharType="separate"/>
          </w:r>
          <w:ins w:id="32" w:author="Zhong MIng Tan" w:date="2020-10-17T15:02:00Z">
            <w:r>
              <w:rPr>
                <w:noProof/>
                <w:webHidden/>
              </w:rPr>
              <w:t>8</w:t>
            </w:r>
            <w:r>
              <w:rPr>
                <w:noProof/>
                <w:webHidden/>
              </w:rPr>
              <w:fldChar w:fldCharType="end"/>
            </w:r>
            <w:r w:rsidRPr="00E75341">
              <w:rPr>
                <w:rStyle w:val="Hyperlink"/>
                <w:noProof/>
              </w:rPr>
              <w:fldChar w:fldCharType="end"/>
            </w:r>
          </w:ins>
        </w:p>
        <w:p w14:paraId="75DF8ACF" w14:textId="04DFBD95" w:rsidR="003275C3" w:rsidRDefault="003275C3">
          <w:pPr>
            <w:pStyle w:val="TOC3"/>
            <w:tabs>
              <w:tab w:val="left" w:pos="1320"/>
              <w:tab w:val="right" w:leader="dot" w:pos="9016"/>
            </w:tabs>
            <w:rPr>
              <w:ins w:id="33" w:author="Zhong MIng Tan" w:date="2020-10-17T15:02:00Z"/>
              <w:rFonts w:asciiTheme="minorHAnsi" w:hAnsiTheme="minorHAnsi"/>
              <w:noProof/>
              <w:sz w:val="22"/>
              <w:lang w:val="en-US"/>
            </w:rPr>
          </w:pPr>
          <w:ins w:id="3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1.2.3</w:t>
            </w:r>
            <w:r>
              <w:rPr>
                <w:rFonts w:asciiTheme="minorHAnsi" w:hAnsiTheme="minorHAnsi"/>
                <w:noProof/>
                <w:sz w:val="22"/>
                <w:lang w:val="en-US"/>
              </w:rPr>
              <w:tab/>
            </w:r>
            <w:r w:rsidRPr="00E75341">
              <w:rPr>
                <w:rStyle w:val="Hyperlink"/>
                <w:rFonts w:cs="Times New Roman"/>
                <w:noProof/>
              </w:rPr>
              <w:t>Long searching and exploring time to find a suitable gaming gear</w:t>
            </w:r>
            <w:r>
              <w:rPr>
                <w:noProof/>
                <w:webHidden/>
              </w:rPr>
              <w:tab/>
            </w:r>
            <w:r>
              <w:rPr>
                <w:noProof/>
                <w:webHidden/>
              </w:rPr>
              <w:fldChar w:fldCharType="begin"/>
            </w:r>
            <w:r>
              <w:rPr>
                <w:noProof/>
                <w:webHidden/>
              </w:rPr>
              <w:instrText xml:space="preserve"> PAGEREF _Toc53839416 \h </w:instrText>
            </w:r>
            <w:r>
              <w:rPr>
                <w:noProof/>
                <w:webHidden/>
              </w:rPr>
            </w:r>
          </w:ins>
          <w:r>
            <w:rPr>
              <w:noProof/>
              <w:webHidden/>
            </w:rPr>
            <w:fldChar w:fldCharType="separate"/>
          </w:r>
          <w:ins w:id="35" w:author="Zhong MIng Tan" w:date="2020-10-17T15:02:00Z">
            <w:r>
              <w:rPr>
                <w:noProof/>
                <w:webHidden/>
              </w:rPr>
              <w:t>8</w:t>
            </w:r>
            <w:r>
              <w:rPr>
                <w:noProof/>
                <w:webHidden/>
              </w:rPr>
              <w:fldChar w:fldCharType="end"/>
            </w:r>
            <w:r w:rsidRPr="00E75341">
              <w:rPr>
                <w:rStyle w:val="Hyperlink"/>
                <w:noProof/>
              </w:rPr>
              <w:fldChar w:fldCharType="end"/>
            </w:r>
          </w:ins>
        </w:p>
        <w:p w14:paraId="1BDD2ADA" w14:textId="1BCE57A2" w:rsidR="003275C3" w:rsidRDefault="003275C3">
          <w:pPr>
            <w:pStyle w:val="TOC2"/>
            <w:tabs>
              <w:tab w:val="left" w:pos="880"/>
              <w:tab w:val="right" w:leader="dot" w:pos="9016"/>
            </w:tabs>
            <w:rPr>
              <w:ins w:id="36" w:author="Zhong MIng Tan" w:date="2020-10-17T15:02:00Z"/>
              <w:rFonts w:asciiTheme="minorHAnsi" w:hAnsiTheme="minorHAnsi"/>
              <w:noProof/>
              <w:sz w:val="22"/>
              <w:lang w:val="en-US"/>
            </w:rPr>
          </w:pPr>
          <w:ins w:id="3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1.3</w:t>
            </w:r>
            <w:r>
              <w:rPr>
                <w:rFonts w:asciiTheme="minorHAnsi" w:hAnsiTheme="minorHAnsi"/>
                <w:noProof/>
                <w:sz w:val="22"/>
                <w:lang w:val="en-US"/>
              </w:rPr>
              <w:tab/>
            </w:r>
            <w:r w:rsidRPr="00E75341">
              <w:rPr>
                <w:rStyle w:val="Hyperlink"/>
                <w:rFonts w:cs="Times New Roman"/>
                <w:noProof/>
              </w:rPr>
              <w:t>Objectives</w:t>
            </w:r>
            <w:r>
              <w:rPr>
                <w:noProof/>
                <w:webHidden/>
              </w:rPr>
              <w:tab/>
            </w:r>
            <w:r>
              <w:rPr>
                <w:noProof/>
                <w:webHidden/>
              </w:rPr>
              <w:fldChar w:fldCharType="begin"/>
            </w:r>
            <w:r>
              <w:rPr>
                <w:noProof/>
                <w:webHidden/>
              </w:rPr>
              <w:instrText xml:space="preserve"> PAGEREF _Toc53839417 \h </w:instrText>
            </w:r>
            <w:r>
              <w:rPr>
                <w:noProof/>
                <w:webHidden/>
              </w:rPr>
            </w:r>
          </w:ins>
          <w:r>
            <w:rPr>
              <w:noProof/>
              <w:webHidden/>
            </w:rPr>
            <w:fldChar w:fldCharType="separate"/>
          </w:r>
          <w:ins w:id="38" w:author="Zhong MIng Tan" w:date="2020-10-17T15:02:00Z">
            <w:r>
              <w:rPr>
                <w:noProof/>
                <w:webHidden/>
              </w:rPr>
              <w:t>9</w:t>
            </w:r>
            <w:r>
              <w:rPr>
                <w:noProof/>
                <w:webHidden/>
              </w:rPr>
              <w:fldChar w:fldCharType="end"/>
            </w:r>
            <w:r w:rsidRPr="00E75341">
              <w:rPr>
                <w:rStyle w:val="Hyperlink"/>
                <w:noProof/>
              </w:rPr>
              <w:fldChar w:fldCharType="end"/>
            </w:r>
          </w:ins>
        </w:p>
        <w:p w14:paraId="0EC1A638" w14:textId="2960395F" w:rsidR="003275C3" w:rsidRDefault="003275C3">
          <w:pPr>
            <w:pStyle w:val="TOC3"/>
            <w:tabs>
              <w:tab w:val="left" w:pos="1320"/>
              <w:tab w:val="right" w:leader="dot" w:pos="9016"/>
            </w:tabs>
            <w:rPr>
              <w:ins w:id="39" w:author="Zhong MIng Tan" w:date="2020-10-17T15:02:00Z"/>
              <w:rFonts w:asciiTheme="minorHAnsi" w:hAnsiTheme="minorHAnsi"/>
              <w:noProof/>
              <w:sz w:val="22"/>
              <w:lang w:val="en-US"/>
            </w:rPr>
          </w:pPr>
          <w:ins w:id="4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1.3.1</w:t>
            </w:r>
            <w:r>
              <w:rPr>
                <w:rFonts w:asciiTheme="minorHAnsi" w:hAnsiTheme="minorHAnsi"/>
                <w:noProof/>
                <w:sz w:val="22"/>
                <w:lang w:val="en-US"/>
              </w:rPr>
              <w:tab/>
            </w:r>
            <w:r w:rsidRPr="00E75341">
              <w:rPr>
                <w:rStyle w:val="Hyperlink"/>
                <w:rFonts w:cs="Times New Roman"/>
                <w:noProof/>
                <w:lang w:val="en-US"/>
              </w:rPr>
              <w:t>Automate the process to choose the gaming gear</w:t>
            </w:r>
            <w:r>
              <w:rPr>
                <w:noProof/>
                <w:webHidden/>
              </w:rPr>
              <w:tab/>
            </w:r>
            <w:r>
              <w:rPr>
                <w:noProof/>
                <w:webHidden/>
              </w:rPr>
              <w:fldChar w:fldCharType="begin"/>
            </w:r>
            <w:r>
              <w:rPr>
                <w:noProof/>
                <w:webHidden/>
              </w:rPr>
              <w:instrText xml:space="preserve"> PAGEREF _Toc53839418 \h </w:instrText>
            </w:r>
            <w:r>
              <w:rPr>
                <w:noProof/>
                <w:webHidden/>
              </w:rPr>
            </w:r>
          </w:ins>
          <w:r>
            <w:rPr>
              <w:noProof/>
              <w:webHidden/>
            </w:rPr>
            <w:fldChar w:fldCharType="separate"/>
          </w:r>
          <w:ins w:id="41" w:author="Zhong MIng Tan" w:date="2020-10-17T15:02:00Z">
            <w:r>
              <w:rPr>
                <w:noProof/>
                <w:webHidden/>
              </w:rPr>
              <w:t>9</w:t>
            </w:r>
            <w:r>
              <w:rPr>
                <w:noProof/>
                <w:webHidden/>
              </w:rPr>
              <w:fldChar w:fldCharType="end"/>
            </w:r>
            <w:r w:rsidRPr="00E75341">
              <w:rPr>
                <w:rStyle w:val="Hyperlink"/>
                <w:noProof/>
              </w:rPr>
              <w:fldChar w:fldCharType="end"/>
            </w:r>
          </w:ins>
        </w:p>
        <w:p w14:paraId="36126E96" w14:textId="6E31312C" w:rsidR="003275C3" w:rsidRDefault="003275C3">
          <w:pPr>
            <w:pStyle w:val="TOC3"/>
            <w:tabs>
              <w:tab w:val="left" w:pos="1320"/>
              <w:tab w:val="right" w:leader="dot" w:pos="9016"/>
            </w:tabs>
            <w:rPr>
              <w:ins w:id="42" w:author="Zhong MIng Tan" w:date="2020-10-17T15:02:00Z"/>
              <w:rFonts w:asciiTheme="minorHAnsi" w:hAnsiTheme="minorHAnsi"/>
              <w:noProof/>
              <w:sz w:val="22"/>
              <w:lang w:val="en-US"/>
            </w:rPr>
          </w:pPr>
          <w:ins w:id="4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"_Toc53839419"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1.3.2</w:t>
            </w:r>
            <w:r>
              <w:rPr>
                <w:rFonts w:asciiTheme="minorHAnsi" w:hAnsiTheme="minorHAnsi"/>
                <w:noProof/>
                <w:sz w:val="22"/>
                <w:lang w:val="en-US"/>
              </w:rPr>
              <w:tab/>
            </w:r>
            <w:r w:rsidRPr="00E75341">
              <w:rPr>
                <w:rStyle w:val="Hyperlink"/>
                <w:rFonts w:cs="Times New Roman"/>
                <w:noProof/>
              </w:rPr>
              <w:t>Improve the accuracy to search a gaming gear</w:t>
            </w:r>
            <w:r>
              <w:rPr>
                <w:noProof/>
                <w:webHidden/>
              </w:rPr>
              <w:tab/>
            </w:r>
            <w:r>
              <w:rPr>
                <w:noProof/>
                <w:webHidden/>
              </w:rPr>
              <w:fldChar w:fldCharType="begin"/>
            </w:r>
            <w:r>
              <w:rPr>
                <w:noProof/>
                <w:webHidden/>
              </w:rPr>
              <w:instrText xml:space="preserve"> PAGEREF _Toc53839419 \h </w:instrText>
            </w:r>
            <w:r>
              <w:rPr>
                <w:noProof/>
                <w:webHidden/>
              </w:rPr>
            </w:r>
          </w:ins>
          <w:r>
            <w:rPr>
              <w:noProof/>
              <w:webHidden/>
            </w:rPr>
            <w:fldChar w:fldCharType="separate"/>
          </w:r>
          <w:ins w:id="44" w:author="Zhong MIng Tan" w:date="2020-10-17T15:02:00Z">
            <w:r>
              <w:rPr>
                <w:noProof/>
                <w:webHidden/>
              </w:rPr>
              <w:t>9</w:t>
            </w:r>
            <w:r>
              <w:rPr>
                <w:noProof/>
                <w:webHidden/>
              </w:rPr>
              <w:fldChar w:fldCharType="end"/>
            </w:r>
            <w:r w:rsidRPr="00E75341">
              <w:rPr>
                <w:rStyle w:val="Hyperlink"/>
                <w:noProof/>
              </w:rPr>
              <w:fldChar w:fldCharType="end"/>
            </w:r>
          </w:ins>
        </w:p>
        <w:p w14:paraId="7C294BD4" w14:textId="73CD58F3" w:rsidR="003275C3" w:rsidRDefault="003275C3">
          <w:pPr>
            <w:pStyle w:val="TOC3"/>
            <w:tabs>
              <w:tab w:val="left" w:pos="1320"/>
              <w:tab w:val="right" w:leader="dot" w:pos="9016"/>
            </w:tabs>
            <w:rPr>
              <w:ins w:id="45" w:author="Zhong MIng Tan" w:date="2020-10-17T15:02:00Z"/>
              <w:rFonts w:asciiTheme="minorHAnsi" w:hAnsiTheme="minorHAnsi"/>
              <w:noProof/>
              <w:sz w:val="22"/>
              <w:lang w:val="en-US"/>
            </w:rPr>
          </w:pPr>
          <w:ins w:id="46"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1.3.3</w:t>
            </w:r>
            <w:r>
              <w:rPr>
                <w:rFonts w:asciiTheme="minorHAnsi" w:hAnsiTheme="minorHAnsi"/>
                <w:noProof/>
                <w:sz w:val="22"/>
                <w:lang w:val="en-US"/>
              </w:rPr>
              <w:tab/>
            </w:r>
            <w:r w:rsidRPr="00E75341">
              <w:rPr>
                <w:rStyle w:val="Hyperlink"/>
                <w:rFonts w:cs="Times New Roman"/>
                <w:noProof/>
              </w:rPr>
              <w:t>Reduce the long searching process and exploring time to find a suitable gaming gear</w:t>
            </w:r>
            <w:r>
              <w:rPr>
                <w:noProof/>
                <w:webHidden/>
              </w:rPr>
              <w:tab/>
            </w:r>
            <w:r>
              <w:rPr>
                <w:noProof/>
                <w:webHidden/>
              </w:rPr>
              <w:fldChar w:fldCharType="begin"/>
            </w:r>
            <w:r>
              <w:rPr>
                <w:noProof/>
                <w:webHidden/>
              </w:rPr>
              <w:instrText xml:space="preserve"> PAGEREF _Toc53839420 \h </w:instrText>
            </w:r>
            <w:r>
              <w:rPr>
                <w:noProof/>
                <w:webHidden/>
              </w:rPr>
            </w:r>
          </w:ins>
          <w:r>
            <w:rPr>
              <w:noProof/>
              <w:webHidden/>
            </w:rPr>
            <w:fldChar w:fldCharType="separate"/>
          </w:r>
          <w:ins w:id="47" w:author="Zhong MIng Tan" w:date="2020-10-17T15:02:00Z">
            <w:r>
              <w:rPr>
                <w:noProof/>
                <w:webHidden/>
              </w:rPr>
              <w:t>9</w:t>
            </w:r>
            <w:r>
              <w:rPr>
                <w:noProof/>
                <w:webHidden/>
              </w:rPr>
              <w:fldChar w:fldCharType="end"/>
            </w:r>
            <w:r w:rsidRPr="00E75341">
              <w:rPr>
                <w:rStyle w:val="Hyperlink"/>
                <w:noProof/>
              </w:rPr>
              <w:fldChar w:fldCharType="end"/>
            </w:r>
          </w:ins>
        </w:p>
        <w:p w14:paraId="574EEDF7" w14:textId="10817BB6" w:rsidR="003275C3" w:rsidRDefault="003275C3">
          <w:pPr>
            <w:pStyle w:val="TOC2"/>
            <w:tabs>
              <w:tab w:val="left" w:pos="880"/>
              <w:tab w:val="right" w:leader="dot" w:pos="9016"/>
            </w:tabs>
            <w:rPr>
              <w:ins w:id="48" w:author="Zhong MIng Tan" w:date="2020-10-17T15:02:00Z"/>
              <w:rFonts w:asciiTheme="minorHAnsi" w:hAnsiTheme="minorHAnsi"/>
              <w:noProof/>
              <w:sz w:val="22"/>
              <w:lang w:val="en-US"/>
            </w:rPr>
          </w:pPr>
          <w:ins w:id="4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1.4</w:t>
            </w:r>
            <w:r>
              <w:rPr>
                <w:rFonts w:asciiTheme="minorHAnsi" w:hAnsiTheme="minorHAnsi"/>
                <w:noProof/>
                <w:sz w:val="22"/>
                <w:lang w:val="en-US"/>
              </w:rPr>
              <w:tab/>
            </w:r>
            <w:r w:rsidRPr="00E75341">
              <w:rPr>
                <w:rStyle w:val="Hyperlink"/>
                <w:rFonts w:cs="Times New Roman"/>
                <w:noProof/>
                <w:lang w:val="en-US"/>
              </w:rPr>
              <w:t>Comparison</w:t>
            </w:r>
            <w:r>
              <w:rPr>
                <w:noProof/>
                <w:webHidden/>
              </w:rPr>
              <w:tab/>
            </w:r>
            <w:r>
              <w:rPr>
                <w:noProof/>
                <w:webHidden/>
              </w:rPr>
              <w:fldChar w:fldCharType="begin"/>
            </w:r>
            <w:r>
              <w:rPr>
                <w:noProof/>
                <w:webHidden/>
              </w:rPr>
              <w:instrText xml:space="preserve"> PAGEREF _Toc53839421 \h </w:instrText>
            </w:r>
            <w:r>
              <w:rPr>
                <w:noProof/>
                <w:webHidden/>
              </w:rPr>
            </w:r>
          </w:ins>
          <w:r>
            <w:rPr>
              <w:noProof/>
              <w:webHidden/>
            </w:rPr>
            <w:fldChar w:fldCharType="separate"/>
          </w:r>
          <w:ins w:id="50" w:author="Zhong MIng Tan" w:date="2020-10-17T15:02:00Z">
            <w:r>
              <w:rPr>
                <w:noProof/>
                <w:webHidden/>
              </w:rPr>
              <w:t>10</w:t>
            </w:r>
            <w:r>
              <w:rPr>
                <w:noProof/>
                <w:webHidden/>
              </w:rPr>
              <w:fldChar w:fldCharType="end"/>
            </w:r>
            <w:r w:rsidRPr="00E75341">
              <w:rPr>
                <w:rStyle w:val="Hyperlink"/>
                <w:noProof/>
              </w:rPr>
              <w:fldChar w:fldCharType="end"/>
            </w:r>
          </w:ins>
        </w:p>
        <w:p w14:paraId="0A0BF094" w14:textId="2E17D97D" w:rsidR="003275C3" w:rsidRDefault="003275C3">
          <w:pPr>
            <w:pStyle w:val="TOC2"/>
            <w:tabs>
              <w:tab w:val="left" w:pos="880"/>
              <w:tab w:val="right" w:leader="dot" w:pos="9016"/>
            </w:tabs>
            <w:rPr>
              <w:ins w:id="51" w:author="Zhong MIng Tan" w:date="2020-10-17T15:02:00Z"/>
              <w:rFonts w:asciiTheme="minorHAnsi" w:hAnsiTheme="minorHAnsi"/>
              <w:noProof/>
              <w:sz w:val="22"/>
              <w:lang w:val="en-US"/>
            </w:rPr>
          </w:pPr>
          <w:ins w:id="5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1.5</w:t>
            </w:r>
            <w:r>
              <w:rPr>
                <w:rFonts w:asciiTheme="minorHAnsi" w:hAnsiTheme="minorHAnsi"/>
                <w:noProof/>
                <w:sz w:val="22"/>
                <w:lang w:val="en-US"/>
              </w:rPr>
              <w:tab/>
            </w:r>
            <w:r w:rsidRPr="00E75341">
              <w:rPr>
                <w:rStyle w:val="Hyperlink"/>
                <w:rFonts w:cs="Times New Roman"/>
                <w:noProof/>
                <w:lang w:val="en-US"/>
              </w:rPr>
              <w:t>Scope</w:t>
            </w:r>
            <w:r>
              <w:rPr>
                <w:noProof/>
                <w:webHidden/>
              </w:rPr>
              <w:tab/>
            </w:r>
            <w:r>
              <w:rPr>
                <w:noProof/>
                <w:webHidden/>
              </w:rPr>
              <w:fldChar w:fldCharType="begin"/>
            </w:r>
            <w:r>
              <w:rPr>
                <w:noProof/>
                <w:webHidden/>
              </w:rPr>
              <w:instrText xml:space="preserve"> PAGEREF _Toc53839422 \h </w:instrText>
            </w:r>
            <w:r>
              <w:rPr>
                <w:noProof/>
                <w:webHidden/>
              </w:rPr>
            </w:r>
          </w:ins>
          <w:r>
            <w:rPr>
              <w:noProof/>
              <w:webHidden/>
            </w:rPr>
            <w:fldChar w:fldCharType="separate"/>
          </w:r>
          <w:ins w:id="53" w:author="Zhong MIng Tan" w:date="2020-10-17T15:02:00Z">
            <w:r>
              <w:rPr>
                <w:noProof/>
                <w:webHidden/>
              </w:rPr>
              <w:t>10</w:t>
            </w:r>
            <w:r>
              <w:rPr>
                <w:noProof/>
                <w:webHidden/>
              </w:rPr>
              <w:fldChar w:fldCharType="end"/>
            </w:r>
            <w:r w:rsidRPr="00E75341">
              <w:rPr>
                <w:rStyle w:val="Hyperlink"/>
                <w:noProof/>
              </w:rPr>
              <w:fldChar w:fldCharType="end"/>
            </w:r>
          </w:ins>
        </w:p>
        <w:p w14:paraId="07191B10" w14:textId="4E51A315" w:rsidR="003275C3" w:rsidRDefault="003275C3">
          <w:pPr>
            <w:pStyle w:val="TOC2"/>
            <w:tabs>
              <w:tab w:val="left" w:pos="880"/>
              <w:tab w:val="right" w:leader="dot" w:pos="9016"/>
            </w:tabs>
            <w:rPr>
              <w:ins w:id="54" w:author="Zhong MIng Tan" w:date="2020-10-17T15:02:00Z"/>
              <w:rFonts w:asciiTheme="minorHAnsi" w:hAnsiTheme="minorHAnsi"/>
              <w:noProof/>
              <w:sz w:val="22"/>
              <w:lang w:val="en-US"/>
            </w:rPr>
          </w:pPr>
          <w:ins w:id="5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1.6</w:t>
            </w:r>
            <w:r>
              <w:rPr>
                <w:rFonts w:asciiTheme="minorHAnsi" w:hAnsiTheme="minorHAnsi"/>
                <w:noProof/>
                <w:sz w:val="22"/>
                <w:lang w:val="en-US"/>
              </w:rPr>
              <w:tab/>
            </w:r>
            <w:r w:rsidRPr="00E75341">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_Toc53839423 \h </w:instrText>
            </w:r>
            <w:r>
              <w:rPr>
                <w:noProof/>
                <w:webHidden/>
              </w:rPr>
            </w:r>
          </w:ins>
          <w:r>
            <w:rPr>
              <w:noProof/>
              <w:webHidden/>
            </w:rPr>
            <w:fldChar w:fldCharType="separate"/>
          </w:r>
          <w:ins w:id="56" w:author="Zhong MIng Tan" w:date="2020-10-17T15:02:00Z">
            <w:r>
              <w:rPr>
                <w:noProof/>
                <w:webHidden/>
              </w:rPr>
              <w:t>12</w:t>
            </w:r>
            <w:r>
              <w:rPr>
                <w:noProof/>
                <w:webHidden/>
              </w:rPr>
              <w:fldChar w:fldCharType="end"/>
            </w:r>
            <w:r w:rsidRPr="00E75341">
              <w:rPr>
                <w:rStyle w:val="Hyperlink"/>
                <w:noProof/>
              </w:rPr>
              <w:fldChar w:fldCharType="end"/>
            </w:r>
          </w:ins>
        </w:p>
        <w:p w14:paraId="692FD840" w14:textId="2E1268A6" w:rsidR="003275C3" w:rsidRDefault="003275C3">
          <w:pPr>
            <w:pStyle w:val="TOC2"/>
            <w:tabs>
              <w:tab w:val="left" w:pos="880"/>
              <w:tab w:val="right" w:leader="dot" w:pos="9016"/>
            </w:tabs>
            <w:rPr>
              <w:ins w:id="57" w:author="Zhong MIng Tan" w:date="2020-10-17T15:02:00Z"/>
              <w:rFonts w:asciiTheme="minorHAnsi" w:hAnsiTheme="minorHAnsi"/>
              <w:noProof/>
              <w:sz w:val="22"/>
              <w:lang w:val="en-US"/>
            </w:rPr>
          </w:pPr>
          <w:ins w:id="5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lang w:val="en-US"/>
              </w:rPr>
              <w:t>1.7</w:t>
            </w:r>
            <w:r>
              <w:rPr>
                <w:rFonts w:asciiTheme="minorHAnsi" w:hAnsiTheme="minorHAnsi"/>
                <w:noProof/>
                <w:sz w:val="22"/>
                <w:lang w:val="en-US"/>
              </w:rPr>
              <w:tab/>
            </w:r>
            <w:r w:rsidRPr="00E75341">
              <w:rPr>
                <w:rStyle w:val="Hyperlink"/>
                <w:noProof/>
                <w:lang w:val="en-US"/>
              </w:rPr>
              <w:t>System Overview</w:t>
            </w:r>
            <w:r>
              <w:rPr>
                <w:noProof/>
                <w:webHidden/>
              </w:rPr>
              <w:tab/>
            </w:r>
            <w:r>
              <w:rPr>
                <w:noProof/>
                <w:webHidden/>
              </w:rPr>
              <w:fldChar w:fldCharType="begin"/>
            </w:r>
            <w:r>
              <w:rPr>
                <w:noProof/>
                <w:webHidden/>
              </w:rPr>
              <w:instrText xml:space="preserve"> PAGEREF _Toc53839424 \h </w:instrText>
            </w:r>
            <w:r>
              <w:rPr>
                <w:noProof/>
                <w:webHidden/>
              </w:rPr>
            </w:r>
          </w:ins>
          <w:r>
            <w:rPr>
              <w:noProof/>
              <w:webHidden/>
            </w:rPr>
            <w:fldChar w:fldCharType="separate"/>
          </w:r>
          <w:ins w:id="59" w:author="Zhong MIng Tan" w:date="2020-10-17T15:02:00Z">
            <w:r>
              <w:rPr>
                <w:noProof/>
                <w:webHidden/>
              </w:rPr>
              <w:t>13</w:t>
            </w:r>
            <w:r>
              <w:rPr>
                <w:noProof/>
                <w:webHidden/>
              </w:rPr>
              <w:fldChar w:fldCharType="end"/>
            </w:r>
            <w:r w:rsidRPr="00E75341">
              <w:rPr>
                <w:rStyle w:val="Hyperlink"/>
                <w:noProof/>
              </w:rPr>
              <w:fldChar w:fldCharType="end"/>
            </w:r>
          </w:ins>
        </w:p>
        <w:p w14:paraId="6B880C3A" w14:textId="74E8301A" w:rsidR="003275C3" w:rsidRDefault="003275C3">
          <w:pPr>
            <w:pStyle w:val="TOC2"/>
            <w:tabs>
              <w:tab w:val="left" w:pos="880"/>
              <w:tab w:val="right" w:leader="dot" w:pos="9016"/>
            </w:tabs>
            <w:rPr>
              <w:ins w:id="60" w:author="Zhong MIng Tan" w:date="2020-10-17T15:02:00Z"/>
              <w:rFonts w:asciiTheme="minorHAnsi" w:hAnsiTheme="minorHAnsi"/>
              <w:noProof/>
              <w:sz w:val="22"/>
              <w:lang w:val="en-US"/>
            </w:rPr>
          </w:pPr>
          <w:ins w:id="6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1.8</w:t>
            </w:r>
            <w:r>
              <w:rPr>
                <w:rFonts w:asciiTheme="minorHAnsi" w:hAnsiTheme="minorHAnsi"/>
                <w:noProof/>
                <w:sz w:val="22"/>
                <w:lang w:val="en-US"/>
              </w:rPr>
              <w:tab/>
            </w:r>
            <w:r w:rsidRPr="00E75341">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_Toc53839425 \h </w:instrText>
            </w:r>
            <w:r>
              <w:rPr>
                <w:noProof/>
                <w:webHidden/>
              </w:rPr>
            </w:r>
          </w:ins>
          <w:r>
            <w:rPr>
              <w:noProof/>
              <w:webHidden/>
            </w:rPr>
            <w:fldChar w:fldCharType="separate"/>
          </w:r>
          <w:ins w:id="62" w:author="Zhong MIng Tan" w:date="2020-10-17T15:02:00Z">
            <w:r>
              <w:rPr>
                <w:noProof/>
                <w:webHidden/>
              </w:rPr>
              <w:t>14</w:t>
            </w:r>
            <w:r>
              <w:rPr>
                <w:noProof/>
                <w:webHidden/>
              </w:rPr>
              <w:fldChar w:fldCharType="end"/>
            </w:r>
            <w:r w:rsidRPr="00E75341">
              <w:rPr>
                <w:rStyle w:val="Hyperlink"/>
                <w:noProof/>
              </w:rPr>
              <w:fldChar w:fldCharType="end"/>
            </w:r>
          </w:ins>
        </w:p>
        <w:p w14:paraId="5D4A0C5F" w14:textId="52E700F9" w:rsidR="003275C3" w:rsidRDefault="003275C3">
          <w:pPr>
            <w:pStyle w:val="TOC3"/>
            <w:tabs>
              <w:tab w:val="left" w:pos="1320"/>
              <w:tab w:val="right" w:leader="dot" w:pos="9016"/>
            </w:tabs>
            <w:rPr>
              <w:ins w:id="63" w:author="Zhong MIng Tan" w:date="2020-10-17T15:02:00Z"/>
              <w:rFonts w:asciiTheme="minorHAnsi" w:hAnsiTheme="minorHAnsi"/>
              <w:noProof/>
              <w:sz w:val="22"/>
              <w:lang w:val="en-US"/>
            </w:rPr>
          </w:pPr>
          <w:ins w:id="6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1.8.1</w:t>
            </w:r>
            <w:r>
              <w:rPr>
                <w:rFonts w:asciiTheme="minorHAnsi" w:hAnsiTheme="minorHAnsi"/>
                <w:noProof/>
                <w:sz w:val="22"/>
                <w:lang w:val="en-US"/>
              </w:rPr>
              <w:tab/>
            </w:r>
            <w:r w:rsidRPr="00E75341">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_Toc53839426 \h </w:instrText>
            </w:r>
            <w:r>
              <w:rPr>
                <w:noProof/>
                <w:webHidden/>
              </w:rPr>
            </w:r>
          </w:ins>
          <w:r>
            <w:rPr>
              <w:noProof/>
              <w:webHidden/>
            </w:rPr>
            <w:fldChar w:fldCharType="separate"/>
          </w:r>
          <w:ins w:id="65" w:author="Zhong MIng Tan" w:date="2020-10-17T15:02:00Z">
            <w:r>
              <w:rPr>
                <w:noProof/>
                <w:webHidden/>
              </w:rPr>
              <w:t>14</w:t>
            </w:r>
            <w:r>
              <w:rPr>
                <w:noProof/>
                <w:webHidden/>
              </w:rPr>
              <w:fldChar w:fldCharType="end"/>
            </w:r>
            <w:r w:rsidRPr="00E75341">
              <w:rPr>
                <w:rStyle w:val="Hyperlink"/>
                <w:noProof/>
              </w:rPr>
              <w:fldChar w:fldCharType="end"/>
            </w:r>
          </w:ins>
        </w:p>
        <w:p w14:paraId="7CC989BA" w14:textId="64992458" w:rsidR="003275C3" w:rsidRDefault="003275C3">
          <w:pPr>
            <w:pStyle w:val="TOC1"/>
            <w:tabs>
              <w:tab w:val="left" w:pos="480"/>
              <w:tab w:val="right" w:leader="dot" w:pos="9016"/>
            </w:tabs>
            <w:rPr>
              <w:ins w:id="66" w:author="Zhong MIng Tan" w:date="2020-10-17T15:02:00Z"/>
              <w:rFonts w:asciiTheme="minorHAnsi" w:hAnsiTheme="minorHAnsi"/>
              <w:noProof/>
              <w:sz w:val="22"/>
              <w:lang w:val="en-US"/>
            </w:rPr>
          </w:pPr>
          <w:ins w:id="6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2</w:t>
            </w:r>
            <w:r>
              <w:rPr>
                <w:rFonts w:asciiTheme="minorHAnsi" w:hAnsiTheme="minorHAnsi"/>
                <w:noProof/>
                <w:sz w:val="22"/>
                <w:lang w:val="en-US"/>
              </w:rPr>
              <w:tab/>
            </w:r>
            <w:r w:rsidRPr="00E75341">
              <w:rPr>
                <w:rStyle w:val="Hyperlink"/>
                <w:rFonts w:cs="Times New Roman"/>
                <w:noProof/>
              </w:rPr>
              <w:t>LITERATURE REVIEW</w:t>
            </w:r>
            <w:r>
              <w:rPr>
                <w:noProof/>
                <w:webHidden/>
              </w:rPr>
              <w:tab/>
            </w:r>
            <w:r>
              <w:rPr>
                <w:noProof/>
                <w:webHidden/>
              </w:rPr>
              <w:fldChar w:fldCharType="begin"/>
            </w:r>
            <w:r>
              <w:rPr>
                <w:noProof/>
                <w:webHidden/>
              </w:rPr>
              <w:instrText xml:space="preserve"> PAGEREF _Toc53839427 \h </w:instrText>
            </w:r>
            <w:r>
              <w:rPr>
                <w:noProof/>
                <w:webHidden/>
              </w:rPr>
            </w:r>
          </w:ins>
          <w:r>
            <w:rPr>
              <w:noProof/>
              <w:webHidden/>
            </w:rPr>
            <w:fldChar w:fldCharType="separate"/>
          </w:r>
          <w:ins w:id="68" w:author="Zhong MIng Tan" w:date="2020-10-17T15:02:00Z">
            <w:r>
              <w:rPr>
                <w:noProof/>
                <w:webHidden/>
              </w:rPr>
              <w:t>15</w:t>
            </w:r>
            <w:r>
              <w:rPr>
                <w:noProof/>
                <w:webHidden/>
              </w:rPr>
              <w:fldChar w:fldCharType="end"/>
            </w:r>
            <w:r w:rsidRPr="00E75341">
              <w:rPr>
                <w:rStyle w:val="Hyperlink"/>
                <w:noProof/>
              </w:rPr>
              <w:fldChar w:fldCharType="end"/>
            </w:r>
          </w:ins>
        </w:p>
        <w:p w14:paraId="5AB59004" w14:textId="7228A662" w:rsidR="003275C3" w:rsidRDefault="003275C3">
          <w:pPr>
            <w:pStyle w:val="TOC2"/>
            <w:tabs>
              <w:tab w:val="left" w:pos="880"/>
              <w:tab w:val="right" w:leader="dot" w:pos="9016"/>
            </w:tabs>
            <w:rPr>
              <w:ins w:id="69" w:author="Zhong MIng Tan" w:date="2020-10-17T15:02:00Z"/>
              <w:rFonts w:asciiTheme="minorHAnsi" w:hAnsiTheme="minorHAnsi"/>
              <w:noProof/>
              <w:sz w:val="22"/>
              <w:lang w:val="en-US"/>
            </w:rPr>
          </w:pPr>
          <w:ins w:id="7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2.1</w:t>
            </w:r>
            <w:r>
              <w:rPr>
                <w:rFonts w:asciiTheme="minorHAnsi" w:hAnsiTheme="minorHAnsi"/>
                <w:noProof/>
                <w:sz w:val="22"/>
                <w:lang w:val="en-US"/>
              </w:rPr>
              <w:tab/>
            </w:r>
            <w:r w:rsidRPr="00E75341">
              <w:rPr>
                <w:rStyle w:val="Hyperlink"/>
                <w:rFonts w:cs="Times New Roman"/>
                <w:noProof/>
                <w:lang w:val="en-US"/>
              </w:rPr>
              <w:t>Literature on Intelligent Agent</w:t>
            </w:r>
            <w:r>
              <w:rPr>
                <w:noProof/>
                <w:webHidden/>
              </w:rPr>
              <w:tab/>
            </w:r>
            <w:r>
              <w:rPr>
                <w:noProof/>
                <w:webHidden/>
              </w:rPr>
              <w:fldChar w:fldCharType="begin"/>
            </w:r>
            <w:r>
              <w:rPr>
                <w:noProof/>
                <w:webHidden/>
              </w:rPr>
              <w:instrText xml:space="preserve"> PAGEREF _Toc53839428 \h </w:instrText>
            </w:r>
            <w:r>
              <w:rPr>
                <w:noProof/>
                <w:webHidden/>
              </w:rPr>
            </w:r>
          </w:ins>
          <w:r>
            <w:rPr>
              <w:noProof/>
              <w:webHidden/>
            </w:rPr>
            <w:fldChar w:fldCharType="separate"/>
          </w:r>
          <w:ins w:id="71" w:author="Zhong MIng Tan" w:date="2020-10-17T15:02:00Z">
            <w:r>
              <w:rPr>
                <w:noProof/>
                <w:webHidden/>
              </w:rPr>
              <w:t>15</w:t>
            </w:r>
            <w:r>
              <w:rPr>
                <w:noProof/>
                <w:webHidden/>
              </w:rPr>
              <w:fldChar w:fldCharType="end"/>
            </w:r>
            <w:r w:rsidRPr="00E75341">
              <w:rPr>
                <w:rStyle w:val="Hyperlink"/>
                <w:noProof/>
              </w:rPr>
              <w:fldChar w:fldCharType="end"/>
            </w:r>
          </w:ins>
        </w:p>
        <w:p w14:paraId="0262D594" w14:textId="523339A6" w:rsidR="003275C3" w:rsidRDefault="003275C3">
          <w:pPr>
            <w:pStyle w:val="TOC3"/>
            <w:tabs>
              <w:tab w:val="left" w:pos="1320"/>
              <w:tab w:val="right" w:leader="dot" w:pos="9016"/>
            </w:tabs>
            <w:rPr>
              <w:ins w:id="72" w:author="Zhong MIng Tan" w:date="2020-10-17T15:02:00Z"/>
              <w:rFonts w:asciiTheme="minorHAnsi" w:hAnsiTheme="minorHAnsi"/>
              <w:noProof/>
              <w:sz w:val="22"/>
              <w:lang w:val="en-US"/>
            </w:rPr>
          </w:pPr>
          <w:ins w:id="7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"_Toc53839429"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lang w:val="en-US"/>
              </w:rPr>
              <w:t>2.1.1</w:t>
            </w:r>
            <w:r>
              <w:rPr>
                <w:rFonts w:asciiTheme="minorHAnsi" w:hAnsiTheme="minorHAnsi"/>
                <w:noProof/>
                <w:sz w:val="22"/>
                <w:lang w:val="en-US"/>
              </w:rPr>
              <w:tab/>
            </w:r>
            <w:r w:rsidRPr="00E75341">
              <w:rPr>
                <w:rStyle w:val="Hyperlink"/>
                <w:noProof/>
                <w:lang w:val="en-US"/>
              </w:rPr>
              <w:t>Imaged-Based Fashion Product Recommendation with Deep Learning</w:t>
            </w:r>
            <w:r>
              <w:rPr>
                <w:noProof/>
                <w:webHidden/>
              </w:rPr>
              <w:tab/>
            </w:r>
            <w:r>
              <w:rPr>
                <w:noProof/>
                <w:webHidden/>
              </w:rPr>
              <w:fldChar w:fldCharType="begin"/>
            </w:r>
            <w:r>
              <w:rPr>
                <w:noProof/>
                <w:webHidden/>
              </w:rPr>
              <w:instrText xml:space="preserve"> PAGEREF _Toc53839429 \h </w:instrText>
            </w:r>
            <w:r>
              <w:rPr>
                <w:noProof/>
                <w:webHidden/>
              </w:rPr>
            </w:r>
          </w:ins>
          <w:r>
            <w:rPr>
              <w:noProof/>
              <w:webHidden/>
            </w:rPr>
            <w:fldChar w:fldCharType="separate"/>
          </w:r>
          <w:ins w:id="74" w:author="Zhong MIng Tan" w:date="2020-10-17T15:02:00Z">
            <w:r>
              <w:rPr>
                <w:noProof/>
                <w:webHidden/>
              </w:rPr>
              <w:t>15</w:t>
            </w:r>
            <w:r>
              <w:rPr>
                <w:noProof/>
                <w:webHidden/>
              </w:rPr>
              <w:fldChar w:fldCharType="end"/>
            </w:r>
            <w:r w:rsidRPr="00E75341">
              <w:rPr>
                <w:rStyle w:val="Hyperlink"/>
                <w:noProof/>
              </w:rPr>
              <w:fldChar w:fldCharType="end"/>
            </w:r>
          </w:ins>
        </w:p>
        <w:p w14:paraId="24A8465D" w14:textId="0B195067" w:rsidR="003275C3" w:rsidRDefault="003275C3">
          <w:pPr>
            <w:pStyle w:val="TOC3"/>
            <w:tabs>
              <w:tab w:val="left" w:pos="1320"/>
              <w:tab w:val="right" w:leader="dot" w:pos="9016"/>
            </w:tabs>
            <w:rPr>
              <w:ins w:id="75" w:author="Zhong MIng Tan" w:date="2020-10-17T15:02:00Z"/>
              <w:rFonts w:asciiTheme="minorHAnsi" w:hAnsiTheme="minorHAnsi"/>
              <w:noProof/>
              <w:sz w:val="22"/>
              <w:lang w:val="en-US"/>
            </w:rPr>
          </w:pPr>
          <w:ins w:id="76" w:author="Zhong MIng Tan" w:date="2020-10-17T15:02:00Z">
            <w:r w:rsidRPr="00E75341">
              <w:rPr>
                <w:rStyle w:val="Hyperlink"/>
                <w:noProof/>
              </w:rPr>
              <w:lastRenderedPageBreak/>
              <w:fldChar w:fldCharType="begin"/>
            </w:r>
            <w:r w:rsidRPr="00E75341">
              <w:rPr>
                <w:rStyle w:val="Hyperlink"/>
                <w:noProof/>
              </w:rPr>
              <w:instrText xml:space="preserve"> </w:instrText>
            </w:r>
            <w:r>
              <w:rPr>
                <w:noProof/>
              </w:rPr>
              <w:instrText>HYPERLINK \l "_Toc53839430"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lang w:val="en-US"/>
              </w:rPr>
              <w:t>2.1.2</w:t>
            </w:r>
            <w:r>
              <w:rPr>
                <w:rFonts w:asciiTheme="minorHAnsi" w:hAnsiTheme="minorHAnsi"/>
                <w:noProof/>
                <w:sz w:val="22"/>
                <w:lang w:val="en-US"/>
              </w:rPr>
              <w:tab/>
            </w:r>
            <w:r w:rsidRPr="00E75341">
              <w:rPr>
                <w:rStyle w:val="Hyperlink"/>
                <w:noProof/>
                <w:lang w:val="en-US"/>
              </w:rPr>
              <w:t>Product Recommendations Using Data Mining And Machine Learning Algorithm</w:t>
            </w:r>
            <w:r>
              <w:rPr>
                <w:noProof/>
                <w:webHidden/>
              </w:rPr>
              <w:tab/>
            </w:r>
            <w:r>
              <w:rPr>
                <w:noProof/>
                <w:webHidden/>
              </w:rPr>
              <w:fldChar w:fldCharType="begin"/>
            </w:r>
            <w:r>
              <w:rPr>
                <w:noProof/>
                <w:webHidden/>
              </w:rPr>
              <w:instrText xml:space="preserve"> PAGEREF _Toc53839430 \h </w:instrText>
            </w:r>
            <w:r>
              <w:rPr>
                <w:noProof/>
                <w:webHidden/>
              </w:rPr>
            </w:r>
          </w:ins>
          <w:r>
            <w:rPr>
              <w:noProof/>
              <w:webHidden/>
            </w:rPr>
            <w:fldChar w:fldCharType="separate"/>
          </w:r>
          <w:ins w:id="77" w:author="Zhong MIng Tan" w:date="2020-10-17T15:02:00Z">
            <w:r>
              <w:rPr>
                <w:noProof/>
                <w:webHidden/>
              </w:rPr>
              <w:t>17</w:t>
            </w:r>
            <w:r>
              <w:rPr>
                <w:noProof/>
                <w:webHidden/>
              </w:rPr>
              <w:fldChar w:fldCharType="end"/>
            </w:r>
            <w:r w:rsidRPr="00E75341">
              <w:rPr>
                <w:rStyle w:val="Hyperlink"/>
                <w:noProof/>
              </w:rPr>
              <w:fldChar w:fldCharType="end"/>
            </w:r>
          </w:ins>
        </w:p>
        <w:p w14:paraId="66A02F15" w14:textId="496D22B5" w:rsidR="003275C3" w:rsidRDefault="003275C3">
          <w:pPr>
            <w:pStyle w:val="TOC2"/>
            <w:tabs>
              <w:tab w:val="left" w:pos="880"/>
              <w:tab w:val="right" w:leader="dot" w:pos="9016"/>
            </w:tabs>
            <w:rPr>
              <w:ins w:id="78" w:author="Zhong MIng Tan" w:date="2020-10-17T15:02:00Z"/>
              <w:rFonts w:asciiTheme="minorHAnsi" w:hAnsiTheme="minorHAnsi"/>
              <w:noProof/>
              <w:sz w:val="22"/>
              <w:lang w:val="en-US"/>
            </w:rPr>
          </w:pPr>
          <w:ins w:id="7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2.2</w:t>
            </w:r>
            <w:r>
              <w:rPr>
                <w:rFonts w:asciiTheme="minorHAnsi" w:hAnsiTheme="minorHAnsi"/>
                <w:noProof/>
                <w:sz w:val="22"/>
                <w:lang w:val="en-US"/>
              </w:rPr>
              <w:tab/>
            </w:r>
            <w:r w:rsidRPr="00E75341">
              <w:rPr>
                <w:rStyle w:val="Hyperlink"/>
                <w:rFonts w:cs="Times New Roman"/>
                <w:noProof/>
                <w:lang w:val="en-US"/>
              </w:rPr>
              <w:t>Literature on related technology, development platforms and tools</w:t>
            </w:r>
            <w:r>
              <w:rPr>
                <w:noProof/>
                <w:webHidden/>
              </w:rPr>
              <w:tab/>
            </w:r>
            <w:r>
              <w:rPr>
                <w:noProof/>
                <w:webHidden/>
              </w:rPr>
              <w:fldChar w:fldCharType="begin"/>
            </w:r>
            <w:r>
              <w:rPr>
                <w:noProof/>
                <w:webHidden/>
              </w:rPr>
              <w:instrText xml:space="preserve"> PAGEREF _Toc53839431 \h </w:instrText>
            </w:r>
            <w:r>
              <w:rPr>
                <w:noProof/>
                <w:webHidden/>
              </w:rPr>
            </w:r>
          </w:ins>
          <w:r>
            <w:rPr>
              <w:noProof/>
              <w:webHidden/>
            </w:rPr>
            <w:fldChar w:fldCharType="separate"/>
          </w:r>
          <w:ins w:id="80" w:author="Zhong MIng Tan" w:date="2020-10-17T15:02:00Z">
            <w:r>
              <w:rPr>
                <w:noProof/>
                <w:webHidden/>
              </w:rPr>
              <w:t>19</w:t>
            </w:r>
            <w:r>
              <w:rPr>
                <w:noProof/>
                <w:webHidden/>
              </w:rPr>
              <w:fldChar w:fldCharType="end"/>
            </w:r>
            <w:r w:rsidRPr="00E75341">
              <w:rPr>
                <w:rStyle w:val="Hyperlink"/>
                <w:noProof/>
              </w:rPr>
              <w:fldChar w:fldCharType="end"/>
            </w:r>
          </w:ins>
        </w:p>
        <w:p w14:paraId="2A3B2C8B" w14:textId="4D0C9443" w:rsidR="003275C3" w:rsidRDefault="003275C3">
          <w:pPr>
            <w:pStyle w:val="TOC3"/>
            <w:tabs>
              <w:tab w:val="left" w:pos="1320"/>
              <w:tab w:val="right" w:leader="dot" w:pos="9016"/>
            </w:tabs>
            <w:rPr>
              <w:ins w:id="81" w:author="Zhong MIng Tan" w:date="2020-10-17T15:02:00Z"/>
              <w:rFonts w:asciiTheme="minorHAnsi" w:hAnsiTheme="minorHAnsi"/>
              <w:noProof/>
              <w:sz w:val="22"/>
              <w:lang w:val="en-US"/>
            </w:rPr>
          </w:pPr>
          <w:ins w:id="8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2.2.1</w:t>
            </w:r>
            <w:r>
              <w:rPr>
                <w:rFonts w:asciiTheme="minorHAnsi" w:hAnsiTheme="minorHAnsi"/>
                <w:noProof/>
                <w:sz w:val="22"/>
                <w:lang w:val="en-US"/>
              </w:rPr>
              <w:tab/>
            </w:r>
            <w:r w:rsidRPr="00E75341">
              <w:rPr>
                <w:rStyle w:val="Hyperlink"/>
                <w:noProof/>
              </w:rPr>
              <w:t>Flutter</w:t>
            </w:r>
            <w:r>
              <w:rPr>
                <w:noProof/>
                <w:webHidden/>
              </w:rPr>
              <w:tab/>
            </w:r>
            <w:r>
              <w:rPr>
                <w:noProof/>
                <w:webHidden/>
              </w:rPr>
              <w:fldChar w:fldCharType="begin"/>
            </w:r>
            <w:r>
              <w:rPr>
                <w:noProof/>
                <w:webHidden/>
              </w:rPr>
              <w:instrText xml:space="preserve"> PAGEREF _Toc53839432 \h </w:instrText>
            </w:r>
            <w:r>
              <w:rPr>
                <w:noProof/>
                <w:webHidden/>
              </w:rPr>
            </w:r>
          </w:ins>
          <w:r>
            <w:rPr>
              <w:noProof/>
              <w:webHidden/>
            </w:rPr>
            <w:fldChar w:fldCharType="separate"/>
          </w:r>
          <w:ins w:id="83" w:author="Zhong MIng Tan" w:date="2020-10-17T15:02:00Z">
            <w:r>
              <w:rPr>
                <w:noProof/>
                <w:webHidden/>
              </w:rPr>
              <w:t>19</w:t>
            </w:r>
            <w:r>
              <w:rPr>
                <w:noProof/>
                <w:webHidden/>
              </w:rPr>
              <w:fldChar w:fldCharType="end"/>
            </w:r>
            <w:r w:rsidRPr="00E75341">
              <w:rPr>
                <w:rStyle w:val="Hyperlink"/>
                <w:noProof/>
              </w:rPr>
              <w:fldChar w:fldCharType="end"/>
            </w:r>
          </w:ins>
        </w:p>
        <w:p w14:paraId="3B28AA43" w14:textId="11837870" w:rsidR="003275C3" w:rsidRDefault="003275C3">
          <w:pPr>
            <w:pStyle w:val="TOC3"/>
            <w:tabs>
              <w:tab w:val="left" w:pos="1320"/>
              <w:tab w:val="right" w:leader="dot" w:pos="9016"/>
            </w:tabs>
            <w:rPr>
              <w:ins w:id="84" w:author="Zhong MIng Tan" w:date="2020-10-17T15:02:00Z"/>
              <w:rFonts w:asciiTheme="minorHAnsi" w:hAnsiTheme="minorHAnsi"/>
              <w:noProof/>
              <w:sz w:val="22"/>
              <w:lang w:val="en-US"/>
            </w:rPr>
          </w:pPr>
          <w:ins w:id="8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2.2.2</w:t>
            </w:r>
            <w:r>
              <w:rPr>
                <w:rFonts w:asciiTheme="minorHAnsi" w:hAnsiTheme="minorHAnsi"/>
                <w:noProof/>
                <w:sz w:val="22"/>
                <w:lang w:val="en-US"/>
              </w:rPr>
              <w:tab/>
            </w:r>
            <w:r w:rsidRPr="00E75341">
              <w:rPr>
                <w:rStyle w:val="Hyperlink"/>
                <w:noProof/>
              </w:rPr>
              <w:t>Using Machine Learning on Compute Engine to Make Product Recommendations</w:t>
            </w:r>
            <w:r>
              <w:rPr>
                <w:noProof/>
                <w:webHidden/>
              </w:rPr>
              <w:tab/>
            </w:r>
            <w:r>
              <w:rPr>
                <w:noProof/>
                <w:webHidden/>
              </w:rPr>
              <w:fldChar w:fldCharType="begin"/>
            </w:r>
            <w:r>
              <w:rPr>
                <w:noProof/>
                <w:webHidden/>
              </w:rPr>
              <w:instrText xml:space="preserve"> PAGEREF _Toc53839433 \h </w:instrText>
            </w:r>
            <w:r>
              <w:rPr>
                <w:noProof/>
                <w:webHidden/>
              </w:rPr>
            </w:r>
          </w:ins>
          <w:r>
            <w:rPr>
              <w:noProof/>
              <w:webHidden/>
            </w:rPr>
            <w:fldChar w:fldCharType="separate"/>
          </w:r>
          <w:ins w:id="86" w:author="Zhong MIng Tan" w:date="2020-10-17T15:02:00Z">
            <w:r>
              <w:rPr>
                <w:noProof/>
                <w:webHidden/>
              </w:rPr>
              <w:t>20</w:t>
            </w:r>
            <w:r>
              <w:rPr>
                <w:noProof/>
                <w:webHidden/>
              </w:rPr>
              <w:fldChar w:fldCharType="end"/>
            </w:r>
            <w:r w:rsidRPr="00E75341">
              <w:rPr>
                <w:rStyle w:val="Hyperlink"/>
                <w:noProof/>
              </w:rPr>
              <w:fldChar w:fldCharType="end"/>
            </w:r>
          </w:ins>
        </w:p>
        <w:p w14:paraId="2218970C" w14:textId="4A93E008" w:rsidR="003275C3" w:rsidRDefault="003275C3">
          <w:pPr>
            <w:pStyle w:val="TOC2"/>
            <w:tabs>
              <w:tab w:val="left" w:pos="880"/>
              <w:tab w:val="right" w:leader="dot" w:pos="9016"/>
            </w:tabs>
            <w:rPr>
              <w:ins w:id="87" w:author="Zhong MIng Tan" w:date="2020-10-17T15:02:00Z"/>
              <w:rFonts w:asciiTheme="minorHAnsi" w:hAnsiTheme="minorHAnsi"/>
              <w:noProof/>
              <w:sz w:val="22"/>
              <w:lang w:val="en-US"/>
            </w:rPr>
          </w:pPr>
          <w:ins w:id="8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2.3</w:t>
            </w:r>
            <w:r>
              <w:rPr>
                <w:rFonts w:asciiTheme="minorHAnsi" w:hAnsiTheme="minorHAnsi"/>
                <w:noProof/>
                <w:sz w:val="22"/>
                <w:lang w:val="en-US"/>
              </w:rPr>
              <w:tab/>
            </w:r>
            <w:r w:rsidRPr="00E75341">
              <w:rPr>
                <w:rStyle w:val="Hyperlink"/>
                <w:noProof/>
              </w:rPr>
              <w:t>Literature review on the similar technology</w:t>
            </w:r>
            <w:r>
              <w:rPr>
                <w:noProof/>
                <w:webHidden/>
              </w:rPr>
              <w:tab/>
            </w:r>
            <w:r>
              <w:rPr>
                <w:noProof/>
                <w:webHidden/>
              </w:rPr>
              <w:fldChar w:fldCharType="begin"/>
            </w:r>
            <w:r>
              <w:rPr>
                <w:noProof/>
                <w:webHidden/>
              </w:rPr>
              <w:instrText xml:space="preserve"> PAGEREF _Toc53839434 \h </w:instrText>
            </w:r>
            <w:r>
              <w:rPr>
                <w:noProof/>
                <w:webHidden/>
              </w:rPr>
            </w:r>
          </w:ins>
          <w:r>
            <w:rPr>
              <w:noProof/>
              <w:webHidden/>
            </w:rPr>
            <w:fldChar w:fldCharType="separate"/>
          </w:r>
          <w:ins w:id="89" w:author="Zhong MIng Tan" w:date="2020-10-17T15:02:00Z">
            <w:r>
              <w:rPr>
                <w:noProof/>
                <w:webHidden/>
              </w:rPr>
              <w:t>23</w:t>
            </w:r>
            <w:r>
              <w:rPr>
                <w:noProof/>
                <w:webHidden/>
              </w:rPr>
              <w:fldChar w:fldCharType="end"/>
            </w:r>
            <w:r w:rsidRPr="00E75341">
              <w:rPr>
                <w:rStyle w:val="Hyperlink"/>
                <w:noProof/>
              </w:rPr>
              <w:fldChar w:fldCharType="end"/>
            </w:r>
          </w:ins>
        </w:p>
        <w:p w14:paraId="24675E82" w14:textId="0E23CBCF" w:rsidR="003275C3" w:rsidRDefault="003275C3">
          <w:pPr>
            <w:pStyle w:val="TOC3"/>
            <w:tabs>
              <w:tab w:val="left" w:pos="1320"/>
              <w:tab w:val="right" w:leader="dot" w:pos="9016"/>
            </w:tabs>
            <w:rPr>
              <w:ins w:id="90" w:author="Zhong MIng Tan" w:date="2020-10-17T15:02:00Z"/>
              <w:rFonts w:asciiTheme="minorHAnsi" w:hAnsiTheme="minorHAnsi"/>
              <w:noProof/>
              <w:sz w:val="22"/>
              <w:lang w:val="en-US"/>
            </w:rPr>
          </w:pPr>
          <w:ins w:id="9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2.3.1</w:t>
            </w:r>
            <w:r>
              <w:rPr>
                <w:rFonts w:asciiTheme="minorHAnsi" w:hAnsiTheme="minorHAnsi"/>
                <w:noProof/>
                <w:sz w:val="22"/>
                <w:lang w:val="en-US"/>
              </w:rPr>
              <w:tab/>
            </w:r>
            <w:r w:rsidRPr="00E75341">
              <w:rPr>
                <w:rStyle w:val="Hyperlink"/>
                <w:noProof/>
              </w:rPr>
              <w:t>Perzonalization</w:t>
            </w:r>
            <w:r>
              <w:rPr>
                <w:noProof/>
                <w:webHidden/>
              </w:rPr>
              <w:tab/>
            </w:r>
            <w:r>
              <w:rPr>
                <w:noProof/>
                <w:webHidden/>
              </w:rPr>
              <w:fldChar w:fldCharType="begin"/>
            </w:r>
            <w:r>
              <w:rPr>
                <w:noProof/>
                <w:webHidden/>
              </w:rPr>
              <w:instrText xml:space="preserve"> PAGEREF _Toc53839435 \h </w:instrText>
            </w:r>
            <w:r>
              <w:rPr>
                <w:noProof/>
                <w:webHidden/>
              </w:rPr>
            </w:r>
          </w:ins>
          <w:r>
            <w:rPr>
              <w:noProof/>
              <w:webHidden/>
            </w:rPr>
            <w:fldChar w:fldCharType="separate"/>
          </w:r>
          <w:ins w:id="92" w:author="Zhong MIng Tan" w:date="2020-10-17T15:02:00Z">
            <w:r>
              <w:rPr>
                <w:noProof/>
                <w:webHidden/>
              </w:rPr>
              <w:t>23</w:t>
            </w:r>
            <w:r>
              <w:rPr>
                <w:noProof/>
                <w:webHidden/>
              </w:rPr>
              <w:fldChar w:fldCharType="end"/>
            </w:r>
            <w:r w:rsidRPr="00E75341">
              <w:rPr>
                <w:rStyle w:val="Hyperlink"/>
                <w:noProof/>
              </w:rPr>
              <w:fldChar w:fldCharType="end"/>
            </w:r>
          </w:ins>
        </w:p>
        <w:p w14:paraId="2CA16F14" w14:textId="0E7FAE24" w:rsidR="003275C3" w:rsidRDefault="003275C3">
          <w:pPr>
            <w:pStyle w:val="TOC3"/>
            <w:tabs>
              <w:tab w:val="left" w:pos="1320"/>
              <w:tab w:val="right" w:leader="dot" w:pos="9016"/>
            </w:tabs>
            <w:rPr>
              <w:ins w:id="93" w:author="Zhong MIng Tan" w:date="2020-10-17T15:02:00Z"/>
              <w:rFonts w:asciiTheme="minorHAnsi" w:hAnsiTheme="minorHAnsi"/>
              <w:noProof/>
              <w:sz w:val="22"/>
              <w:lang w:val="en-US"/>
            </w:rPr>
          </w:pPr>
          <w:ins w:id="9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2.3.2</w:t>
            </w:r>
            <w:r>
              <w:rPr>
                <w:rFonts w:asciiTheme="minorHAnsi" w:hAnsiTheme="minorHAnsi"/>
                <w:noProof/>
                <w:sz w:val="22"/>
                <w:lang w:val="en-US"/>
              </w:rPr>
              <w:tab/>
            </w:r>
            <w:r w:rsidRPr="00E75341">
              <w:rPr>
                <w:rStyle w:val="Hyperlink"/>
                <w:noProof/>
              </w:rPr>
              <w:t>Adoric</w:t>
            </w:r>
            <w:r>
              <w:rPr>
                <w:noProof/>
                <w:webHidden/>
              </w:rPr>
              <w:tab/>
            </w:r>
            <w:r>
              <w:rPr>
                <w:noProof/>
                <w:webHidden/>
              </w:rPr>
              <w:fldChar w:fldCharType="begin"/>
            </w:r>
            <w:r>
              <w:rPr>
                <w:noProof/>
                <w:webHidden/>
              </w:rPr>
              <w:instrText xml:space="preserve"> PAGEREF _Toc53839436 \h </w:instrText>
            </w:r>
            <w:r>
              <w:rPr>
                <w:noProof/>
                <w:webHidden/>
              </w:rPr>
            </w:r>
          </w:ins>
          <w:r>
            <w:rPr>
              <w:noProof/>
              <w:webHidden/>
            </w:rPr>
            <w:fldChar w:fldCharType="separate"/>
          </w:r>
          <w:ins w:id="95" w:author="Zhong MIng Tan" w:date="2020-10-17T15:02:00Z">
            <w:r>
              <w:rPr>
                <w:noProof/>
                <w:webHidden/>
              </w:rPr>
              <w:t>23</w:t>
            </w:r>
            <w:r>
              <w:rPr>
                <w:noProof/>
                <w:webHidden/>
              </w:rPr>
              <w:fldChar w:fldCharType="end"/>
            </w:r>
            <w:r w:rsidRPr="00E75341">
              <w:rPr>
                <w:rStyle w:val="Hyperlink"/>
                <w:noProof/>
              </w:rPr>
              <w:fldChar w:fldCharType="end"/>
            </w:r>
          </w:ins>
        </w:p>
        <w:p w14:paraId="482F218A" w14:textId="67C4C8B4" w:rsidR="003275C3" w:rsidRDefault="003275C3">
          <w:pPr>
            <w:pStyle w:val="TOC3"/>
            <w:tabs>
              <w:tab w:val="left" w:pos="1320"/>
              <w:tab w:val="right" w:leader="dot" w:pos="9016"/>
            </w:tabs>
            <w:rPr>
              <w:ins w:id="96" w:author="Zhong MIng Tan" w:date="2020-10-17T15:02:00Z"/>
              <w:rFonts w:asciiTheme="minorHAnsi" w:hAnsiTheme="minorHAnsi"/>
              <w:noProof/>
              <w:sz w:val="22"/>
              <w:lang w:val="en-US"/>
            </w:rPr>
          </w:pPr>
          <w:ins w:id="9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"_Toc53839437"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rPr>
              <w:t>2.3.3</w:t>
            </w:r>
            <w:r>
              <w:rPr>
                <w:rFonts w:asciiTheme="minorHAnsi" w:hAnsiTheme="minorHAnsi"/>
                <w:noProof/>
                <w:sz w:val="22"/>
                <w:lang w:val="en-US"/>
              </w:rPr>
              <w:tab/>
            </w:r>
            <w:r w:rsidRPr="00E75341">
              <w:rPr>
                <w:rStyle w:val="Hyperlink"/>
                <w:noProof/>
              </w:rPr>
              <w:t>Recombee</w:t>
            </w:r>
            <w:r>
              <w:rPr>
                <w:noProof/>
                <w:webHidden/>
              </w:rPr>
              <w:tab/>
            </w:r>
            <w:r>
              <w:rPr>
                <w:noProof/>
                <w:webHidden/>
              </w:rPr>
              <w:fldChar w:fldCharType="begin"/>
            </w:r>
            <w:r>
              <w:rPr>
                <w:noProof/>
                <w:webHidden/>
              </w:rPr>
              <w:instrText xml:space="preserve"> PAGEREF _Toc53839437 \h </w:instrText>
            </w:r>
            <w:r>
              <w:rPr>
                <w:noProof/>
                <w:webHidden/>
              </w:rPr>
            </w:r>
          </w:ins>
          <w:r>
            <w:rPr>
              <w:noProof/>
              <w:webHidden/>
            </w:rPr>
            <w:fldChar w:fldCharType="separate"/>
          </w:r>
          <w:ins w:id="98" w:author="Zhong MIng Tan" w:date="2020-10-17T15:02:00Z">
            <w:r>
              <w:rPr>
                <w:noProof/>
                <w:webHidden/>
              </w:rPr>
              <w:t>24</w:t>
            </w:r>
            <w:r>
              <w:rPr>
                <w:noProof/>
                <w:webHidden/>
              </w:rPr>
              <w:fldChar w:fldCharType="end"/>
            </w:r>
            <w:r w:rsidRPr="00E75341">
              <w:rPr>
                <w:rStyle w:val="Hyperlink"/>
                <w:noProof/>
              </w:rPr>
              <w:fldChar w:fldCharType="end"/>
            </w:r>
          </w:ins>
        </w:p>
        <w:p w14:paraId="53268BB7" w14:textId="0C7DE7D0" w:rsidR="003275C3" w:rsidRDefault="003275C3">
          <w:pPr>
            <w:pStyle w:val="TOC1"/>
            <w:tabs>
              <w:tab w:val="left" w:pos="480"/>
              <w:tab w:val="right" w:leader="dot" w:pos="9016"/>
            </w:tabs>
            <w:rPr>
              <w:ins w:id="99" w:author="Zhong MIng Tan" w:date="2020-10-17T15:02:00Z"/>
              <w:rFonts w:asciiTheme="minorHAnsi" w:hAnsiTheme="minorHAnsi"/>
              <w:noProof/>
              <w:sz w:val="22"/>
              <w:lang w:val="en-US"/>
            </w:rPr>
          </w:pPr>
          <w:ins w:id="10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"_Toc53839446"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3</w:t>
            </w:r>
            <w:r>
              <w:rPr>
                <w:rFonts w:asciiTheme="minorHAnsi" w:hAnsiTheme="minorHAnsi"/>
                <w:noProof/>
                <w:sz w:val="22"/>
                <w:lang w:val="en-US"/>
              </w:rPr>
              <w:tab/>
            </w:r>
            <w:r w:rsidRPr="00E75341">
              <w:rPr>
                <w:rStyle w:val="Hyperlink"/>
                <w:rFonts w:cs="Times New Roman"/>
                <w:noProof/>
              </w:rPr>
              <w:t>RESEARCH TECHNOLOGY</w:t>
            </w:r>
            <w:r>
              <w:rPr>
                <w:noProof/>
                <w:webHidden/>
              </w:rPr>
              <w:tab/>
            </w:r>
            <w:r>
              <w:rPr>
                <w:noProof/>
                <w:webHidden/>
              </w:rPr>
              <w:fldChar w:fldCharType="begin"/>
            </w:r>
            <w:r>
              <w:rPr>
                <w:noProof/>
                <w:webHidden/>
              </w:rPr>
              <w:instrText xml:space="preserve"> PAGEREF _Toc53839446 \h </w:instrText>
            </w:r>
            <w:r>
              <w:rPr>
                <w:noProof/>
                <w:webHidden/>
              </w:rPr>
            </w:r>
          </w:ins>
          <w:r>
            <w:rPr>
              <w:noProof/>
              <w:webHidden/>
            </w:rPr>
            <w:fldChar w:fldCharType="separate"/>
          </w:r>
          <w:ins w:id="101" w:author="Zhong MIng Tan" w:date="2020-10-17T15:02:00Z">
            <w:r>
              <w:rPr>
                <w:noProof/>
                <w:webHidden/>
              </w:rPr>
              <w:t>25</w:t>
            </w:r>
            <w:r>
              <w:rPr>
                <w:noProof/>
                <w:webHidden/>
              </w:rPr>
              <w:fldChar w:fldCharType="end"/>
            </w:r>
            <w:r w:rsidRPr="00E75341">
              <w:rPr>
                <w:rStyle w:val="Hyperlink"/>
                <w:noProof/>
              </w:rPr>
              <w:fldChar w:fldCharType="end"/>
            </w:r>
          </w:ins>
        </w:p>
        <w:p w14:paraId="08CACA7E" w14:textId="54C61243" w:rsidR="003275C3" w:rsidRDefault="003275C3">
          <w:pPr>
            <w:pStyle w:val="TOC2"/>
            <w:tabs>
              <w:tab w:val="left" w:pos="880"/>
              <w:tab w:val="right" w:leader="dot" w:pos="9016"/>
            </w:tabs>
            <w:rPr>
              <w:ins w:id="102" w:author="Zhong MIng Tan" w:date="2020-10-17T15:02:00Z"/>
              <w:rFonts w:asciiTheme="minorHAnsi" w:hAnsiTheme="minorHAnsi"/>
              <w:noProof/>
              <w:sz w:val="22"/>
              <w:lang w:val="en-US"/>
            </w:rPr>
          </w:pPr>
          <w:ins w:id="10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"_Toc53839447"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3.1</w:t>
            </w:r>
            <w:r>
              <w:rPr>
                <w:rFonts w:asciiTheme="minorHAnsi" w:hAnsiTheme="minorHAnsi"/>
                <w:noProof/>
                <w:sz w:val="22"/>
                <w:lang w:val="en-US"/>
              </w:rPr>
              <w:tab/>
            </w:r>
            <w:r w:rsidRPr="00E75341">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_Toc53839447 \h </w:instrText>
            </w:r>
            <w:r>
              <w:rPr>
                <w:noProof/>
                <w:webHidden/>
              </w:rPr>
            </w:r>
          </w:ins>
          <w:r>
            <w:rPr>
              <w:noProof/>
              <w:webHidden/>
            </w:rPr>
            <w:fldChar w:fldCharType="separate"/>
          </w:r>
          <w:ins w:id="104" w:author="Zhong MIng Tan" w:date="2020-10-17T15:02:00Z">
            <w:r>
              <w:rPr>
                <w:noProof/>
                <w:webHidden/>
              </w:rPr>
              <w:t>25</w:t>
            </w:r>
            <w:r>
              <w:rPr>
                <w:noProof/>
                <w:webHidden/>
              </w:rPr>
              <w:fldChar w:fldCharType="end"/>
            </w:r>
            <w:r w:rsidRPr="00E75341">
              <w:rPr>
                <w:rStyle w:val="Hyperlink"/>
                <w:noProof/>
              </w:rPr>
              <w:fldChar w:fldCharType="end"/>
            </w:r>
          </w:ins>
        </w:p>
        <w:p w14:paraId="66C70389" w14:textId="063C1681" w:rsidR="003275C3" w:rsidRDefault="003275C3">
          <w:pPr>
            <w:pStyle w:val="TOC3"/>
            <w:tabs>
              <w:tab w:val="left" w:pos="1320"/>
              <w:tab w:val="right" w:leader="dot" w:pos="9016"/>
            </w:tabs>
            <w:rPr>
              <w:ins w:id="105" w:author="Zhong MIng Tan" w:date="2020-10-17T15:02:00Z"/>
              <w:rFonts w:asciiTheme="minorHAnsi" w:hAnsiTheme="minorHAnsi"/>
              <w:noProof/>
              <w:sz w:val="22"/>
              <w:lang w:val="en-US"/>
            </w:rPr>
          </w:pPr>
          <w:ins w:id="106"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"_Toc53839448"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3.1.1</w:t>
            </w:r>
            <w:r>
              <w:rPr>
                <w:rFonts w:asciiTheme="minorHAnsi" w:hAnsiTheme="minorHAnsi"/>
                <w:noProof/>
                <w:sz w:val="22"/>
                <w:lang w:val="en-US"/>
              </w:rPr>
              <w:tab/>
            </w:r>
            <w:r w:rsidRPr="00E75341">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_Toc53839448 \h </w:instrText>
            </w:r>
            <w:r>
              <w:rPr>
                <w:noProof/>
                <w:webHidden/>
              </w:rPr>
            </w:r>
          </w:ins>
          <w:r>
            <w:rPr>
              <w:noProof/>
              <w:webHidden/>
            </w:rPr>
            <w:fldChar w:fldCharType="separate"/>
          </w:r>
          <w:ins w:id="107" w:author="Zhong MIng Tan" w:date="2020-10-17T15:02:00Z">
            <w:r>
              <w:rPr>
                <w:noProof/>
                <w:webHidden/>
              </w:rPr>
              <w:t>26</w:t>
            </w:r>
            <w:r>
              <w:rPr>
                <w:noProof/>
                <w:webHidden/>
              </w:rPr>
              <w:fldChar w:fldCharType="end"/>
            </w:r>
            <w:r w:rsidRPr="00E75341">
              <w:rPr>
                <w:rStyle w:val="Hyperlink"/>
                <w:noProof/>
              </w:rPr>
              <w:fldChar w:fldCharType="end"/>
            </w:r>
          </w:ins>
        </w:p>
        <w:p w14:paraId="7BDF8EB6" w14:textId="2B3A1FFE" w:rsidR="003275C3" w:rsidRDefault="003275C3">
          <w:pPr>
            <w:pStyle w:val="TOC3"/>
            <w:tabs>
              <w:tab w:val="left" w:pos="1320"/>
              <w:tab w:val="right" w:leader="dot" w:pos="9016"/>
            </w:tabs>
            <w:rPr>
              <w:ins w:id="108" w:author="Zhong MIng Tan" w:date="2020-10-17T15:02:00Z"/>
              <w:rFonts w:asciiTheme="minorHAnsi" w:hAnsiTheme="minorHAnsi"/>
              <w:noProof/>
              <w:sz w:val="22"/>
              <w:lang w:val="en-US"/>
            </w:rPr>
          </w:pPr>
          <w:ins w:id="10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"_Toc53839449"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3.1.2</w:t>
            </w:r>
            <w:r>
              <w:rPr>
                <w:rFonts w:asciiTheme="minorHAnsi" w:hAnsiTheme="minorHAnsi"/>
                <w:noProof/>
                <w:sz w:val="22"/>
                <w:lang w:val="en-US"/>
              </w:rPr>
              <w:tab/>
            </w:r>
            <w:r w:rsidRPr="00E75341">
              <w:rPr>
                <w:rStyle w:val="Hyperlink"/>
                <w:rFonts w:cs="Times New Roman"/>
                <w:noProof/>
                <w:lang w:val="en-US"/>
              </w:rPr>
              <w:t>Definition</w:t>
            </w:r>
            <w:r>
              <w:rPr>
                <w:noProof/>
                <w:webHidden/>
              </w:rPr>
              <w:tab/>
            </w:r>
            <w:r>
              <w:rPr>
                <w:noProof/>
                <w:webHidden/>
              </w:rPr>
              <w:fldChar w:fldCharType="begin"/>
            </w:r>
            <w:r>
              <w:rPr>
                <w:noProof/>
                <w:webHidden/>
              </w:rPr>
              <w:instrText xml:space="preserve"> PAGEREF _Toc53839449 \h </w:instrText>
            </w:r>
            <w:r>
              <w:rPr>
                <w:noProof/>
                <w:webHidden/>
              </w:rPr>
            </w:r>
          </w:ins>
          <w:r>
            <w:rPr>
              <w:noProof/>
              <w:webHidden/>
            </w:rPr>
            <w:fldChar w:fldCharType="separate"/>
          </w:r>
          <w:ins w:id="110" w:author="Zhong MIng Tan" w:date="2020-10-17T15:02:00Z">
            <w:r>
              <w:rPr>
                <w:noProof/>
                <w:webHidden/>
              </w:rPr>
              <w:t>27</w:t>
            </w:r>
            <w:r>
              <w:rPr>
                <w:noProof/>
                <w:webHidden/>
              </w:rPr>
              <w:fldChar w:fldCharType="end"/>
            </w:r>
            <w:r w:rsidRPr="00E75341">
              <w:rPr>
                <w:rStyle w:val="Hyperlink"/>
                <w:noProof/>
              </w:rPr>
              <w:fldChar w:fldCharType="end"/>
            </w:r>
          </w:ins>
        </w:p>
        <w:p w14:paraId="4A72C431" w14:textId="5B9DB864" w:rsidR="003275C3" w:rsidRDefault="003275C3">
          <w:pPr>
            <w:pStyle w:val="TOC2"/>
            <w:tabs>
              <w:tab w:val="left" w:pos="880"/>
              <w:tab w:val="right" w:leader="dot" w:pos="9016"/>
            </w:tabs>
            <w:rPr>
              <w:ins w:id="111" w:author="Zhong MIng Tan" w:date="2020-10-17T15:02:00Z"/>
              <w:rFonts w:asciiTheme="minorHAnsi" w:hAnsiTheme="minorHAnsi"/>
              <w:noProof/>
              <w:sz w:val="22"/>
              <w:lang w:val="en-US"/>
            </w:rPr>
          </w:pPr>
          <w:ins w:id="11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3.2</w:t>
            </w:r>
            <w:r>
              <w:rPr>
                <w:rFonts w:asciiTheme="minorHAnsi" w:hAnsiTheme="minorHAnsi"/>
                <w:noProof/>
                <w:sz w:val="22"/>
                <w:lang w:val="en-US"/>
              </w:rPr>
              <w:tab/>
            </w:r>
            <w:r w:rsidRPr="00E75341">
              <w:rPr>
                <w:rStyle w:val="Hyperlink"/>
                <w:rFonts w:cs="Times New Roman"/>
                <w:noProof/>
                <w:lang w:val="en-US"/>
              </w:rPr>
              <w:t>Planning</w:t>
            </w:r>
            <w:r>
              <w:rPr>
                <w:noProof/>
                <w:webHidden/>
              </w:rPr>
              <w:tab/>
            </w:r>
            <w:r>
              <w:rPr>
                <w:noProof/>
                <w:webHidden/>
              </w:rPr>
              <w:fldChar w:fldCharType="begin"/>
            </w:r>
            <w:r>
              <w:rPr>
                <w:noProof/>
                <w:webHidden/>
              </w:rPr>
              <w:instrText xml:space="preserve"> PAGEREF _Toc53839450 \h </w:instrText>
            </w:r>
            <w:r>
              <w:rPr>
                <w:noProof/>
                <w:webHidden/>
              </w:rPr>
            </w:r>
          </w:ins>
          <w:r>
            <w:rPr>
              <w:noProof/>
              <w:webHidden/>
            </w:rPr>
            <w:fldChar w:fldCharType="separate"/>
          </w:r>
          <w:ins w:id="113" w:author="Zhong MIng Tan" w:date="2020-10-17T15:02:00Z">
            <w:r>
              <w:rPr>
                <w:noProof/>
                <w:webHidden/>
              </w:rPr>
              <w:t>29</w:t>
            </w:r>
            <w:r>
              <w:rPr>
                <w:noProof/>
                <w:webHidden/>
              </w:rPr>
              <w:fldChar w:fldCharType="end"/>
            </w:r>
            <w:r w:rsidRPr="00E75341">
              <w:rPr>
                <w:rStyle w:val="Hyperlink"/>
                <w:noProof/>
              </w:rPr>
              <w:fldChar w:fldCharType="end"/>
            </w:r>
          </w:ins>
        </w:p>
        <w:p w14:paraId="2FDD712E" w14:textId="009A56BB" w:rsidR="003275C3" w:rsidRDefault="003275C3">
          <w:pPr>
            <w:pStyle w:val="TOC3"/>
            <w:tabs>
              <w:tab w:val="left" w:pos="1320"/>
              <w:tab w:val="right" w:leader="dot" w:pos="9016"/>
            </w:tabs>
            <w:rPr>
              <w:ins w:id="114" w:author="Zhong MIng Tan" w:date="2020-10-17T15:02:00Z"/>
              <w:rFonts w:asciiTheme="minorHAnsi" w:hAnsiTheme="minorHAnsi"/>
              <w:noProof/>
              <w:sz w:val="22"/>
              <w:lang w:val="en-US"/>
            </w:rPr>
          </w:pPr>
          <w:ins w:id="11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3.2.1</w:t>
            </w:r>
            <w:r>
              <w:rPr>
                <w:rFonts w:asciiTheme="minorHAnsi" w:hAnsiTheme="minorHAnsi"/>
                <w:noProof/>
                <w:sz w:val="22"/>
                <w:lang w:val="en-US"/>
              </w:rPr>
              <w:tab/>
            </w:r>
            <w:r w:rsidRPr="00E75341">
              <w:rPr>
                <w:rStyle w:val="Hyperlink"/>
                <w:rFonts w:cs="Times New Roman"/>
                <w:noProof/>
                <w:lang w:val="en-US"/>
              </w:rPr>
              <w:t>WBS</w:t>
            </w:r>
            <w:r>
              <w:rPr>
                <w:noProof/>
                <w:webHidden/>
              </w:rPr>
              <w:tab/>
            </w:r>
            <w:r>
              <w:rPr>
                <w:noProof/>
                <w:webHidden/>
              </w:rPr>
              <w:fldChar w:fldCharType="begin"/>
            </w:r>
            <w:r>
              <w:rPr>
                <w:noProof/>
                <w:webHidden/>
              </w:rPr>
              <w:instrText xml:space="preserve"> PAGEREF _Toc53839451 \h </w:instrText>
            </w:r>
            <w:r>
              <w:rPr>
                <w:noProof/>
                <w:webHidden/>
              </w:rPr>
            </w:r>
          </w:ins>
          <w:r>
            <w:rPr>
              <w:noProof/>
              <w:webHidden/>
            </w:rPr>
            <w:fldChar w:fldCharType="separate"/>
          </w:r>
          <w:ins w:id="116" w:author="Zhong MIng Tan" w:date="2020-10-17T15:02:00Z">
            <w:r>
              <w:rPr>
                <w:noProof/>
                <w:webHidden/>
              </w:rPr>
              <w:t>29</w:t>
            </w:r>
            <w:r>
              <w:rPr>
                <w:noProof/>
                <w:webHidden/>
              </w:rPr>
              <w:fldChar w:fldCharType="end"/>
            </w:r>
            <w:r w:rsidRPr="00E75341">
              <w:rPr>
                <w:rStyle w:val="Hyperlink"/>
                <w:noProof/>
              </w:rPr>
              <w:fldChar w:fldCharType="end"/>
            </w:r>
          </w:ins>
        </w:p>
        <w:p w14:paraId="5D4BC255" w14:textId="01F85A4C" w:rsidR="003275C3" w:rsidRDefault="003275C3">
          <w:pPr>
            <w:pStyle w:val="TOC3"/>
            <w:tabs>
              <w:tab w:val="left" w:pos="1320"/>
              <w:tab w:val="right" w:leader="dot" w:pos="9016"/>
            </w:tabs>
            <w:rPr>
              <w:ins w:id="117" w:author="Zhong MIng Tan" w:date="2020-10-17T15:02:00Z"/>
              <w:rFonts w:asciiTheme="minorHAnsi" w:hAnsiTheme="minorHAnsi"/>
              <w:noProof/>
              <w:sz w:val="22"/>
              <w:lang w:val="en-US"/>
            </w:rPr>
          </w:pPr>
          <w:ins w:id="11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3.2.2</w:t>
            </w:r>
            <w:r>
              <w:rPr>
                <w:rFonts w:asciiTheme="minorHAnsi" w:hAnsiTheme="minorHAnsi"/>
                <w:noProof/>
                <w:sz w:val="22"/>
                <w:lang w:val="en-US"/>
              </w:rPr>
              <w:tab/>
            </w:r>
            <w:r w:rsidRPr="00E75341">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_Toc53839452 \h </w:instrText>
            </w:r>
            <w:r>
              <w:rPr>
                <w:noProof/>
                <w:webHidden/>
              </w:rPr>
            </w:r>
          </w:ins>
          <w:r>
            <w:rPr>
              <w:noProof/>
              <w:webHidden/>
            </w:rPr>
            <w:fldChar w:fldCharType="separate"/>
          </w:r>
          <w:ins w:id="119" w:author="Zhong MIng Tan" w:date="2020-10-17T15:02:00Z">
            <w:r>
              <w:rPr>
                <w:noProof/>
                <w:webHidden/>
              </w:rPr>
              <w:t>29</w:t>
            </w:r>
            <w:r>
              <w:rPr>
                <w:noProof/>
                <w:webHidden/>
              </w:rPr>
              <w:fldChar w:fldCharType="end"/>
            </w:r>
            <w:r w:rsidRPr="00E75341">
              <w:rPr>
                <w:rStyle w:val="Hyperlink"/>
                <w:noProof/>
              </w:rPr>
              <w:fldChar w:fldCharType="end"/>
            </w:r>
          </w:ins>
        </w:p>
        <w:p w14:paraId="3E6B21CD" w14:textId="087BB150" w:rsidR="003275C3" w:rsidRDefault="003275C3">
          <w:pPr>
            <w:pStyle w:val="TOC3"/>
            <w:tabs>
              <w:tab w:val="left" w:pos="1320"/>
              <w:tab w:val="right" w:leader="dot" w:pos="9016"/>
            </w:tabs>
            <w:rPr>
              <w:ins w:id="120" w:author="Zhong MIng Tan" w:date="2020-10-17T15:02:00Z"/>
              <w:rFonts w:asciiTheme="minorHAnsi" w:hAnsiTheme="minorHAnsi"/>
              <w:noProof/>
              <w:sz w:val="22"/>
              <w:lang w:val="en-US"/>
            </w:rPr>
          </w:pPr>
          <w:ins w:id="12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noProof/>
                <w:lang w:val="en-US"/>
              </w:rPr>
              <w:t>3.2.3</w:t>
            </w:r>
            <w:r>
              <w:rPr>
                <w:rFonts w:asciiTheme="minorHAnsi" w:hAnsiTheme="minorHAnsi"/>
                <w:noProof/>
                <w:sz w:val="22"/>
                <w:lang w:val="en-US"/>
              </w:rPr>
              <w:tab/>
            </w:r>
            <w:r w:rsidRPr="00E75341">
              <w:rPr>
                <w:rStyle w:val="Hyperlink"/>
                <w:noProof/>
                <w:lang w:val="en-US"/>
              </w:rPr>
              <w:t>Deliverables</w:t>
            </w:r>
            <w:r>
              <w:rPr>
                <w:noProof/>
                <w:webHidden/>
              </w:rPr>
              <w:tab/>
            </w:r>
            <w:r>
              <w:rPr>
                <w:noProof/>
                <w:webHidden/>
              </w:rPr>
              <w:fldChar w:fldCharType="begin"/>
            </w:r>
            <w:r>
              <w:rPr>
                <w:noProof/>
                <w:webHidden/>
              </w:rPr>
              <w:instrText xml:space="preserve"> PAGEREF _Toc53839453 \h </w:instrText>
            </w:r>
            <w:r>
              <w:rPr>
                <w:noProof/>
                <w:webHidden/>
              </w:rPr>
            </w:r>
          </w:ins>
          <w:r>
            <w:rPr>
              <w:noProof/>
              <w:webHidden/>
            </w:rPr>
            <w:fldChar w:fldCharType="separate"/>
          </w:r>
          <w:ins w:id="122" w:author="Zhong MIng Tan" w:date="2020-10-17T15:02:00Z">
            <w:r>
              <w:rPr>
                <w:noProof/>
                <w:webHidden/>
              </w:rPr>
              <w:t>29</w:t>
            </w:r>
            <w:r>
              <w:rPr>
                <w:noProof/>
                <w:webHidden/>
              </w:rPr>
              <w:fldChar w:fldCharType="end"/>
            </w:r>
            <w:r w:rsidRPr="00E75341">
              <w:rPr>
                <w:rStyle w:val="Hyperlink"/>
                <w:noProof/>
              </w:rPr>
              <w:fldChar w:fldCharType="end"/>
            </w:r>
          </w:ins>
        </w:p>
        <w:p w14:paraId="2EFC9708" w14:textId="7E27A6BA" w:rsidR="003275C3" w:rsidRDefault="003275C3">
          <w:pPr>
            <w:pStyle w:val="TOC2"/>
            <w:tabs>
              <w:tab w:val="left" w:pos="880"/>
              <w:tab w:val="right" w:leader="dot" w:pos="9016"/>
            </w:tabs>
            <w:rPr>
              <w:ins w:id="123" w:author="Zhong MIng Tan" w:date="2020-10-17T15:02:00Z"/>
              <w:rFonts w:asciiTheme="minorHAnsi" w:hAnsiTheme="minorHAnsi"/>
              <w:noProof/>
              <w:sz w:val="22"/>
              <w:lang w:val="en-US"/>
            </w:rPr>
          </w:pPr>
          <w:ins w:id="12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3.3</w:t>
            </w:r>
            <w:r>
              <w:rPr>
                <w:rFonts w:asciiTheme="minorHAnsi" w:hAnsiTheme="minorHAnsi"/>
                <w:noProof/>
                <w:sz w:val="22"/>
                <w:lang w:val="en-US"/>
              </w:rPr>
              <w:tab/>
            </w:r>
            <w:r w:rsidRPr="00E75341">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_Toc53839454 \h </w:instrText>
            </w:r>
            <w:r>
              <w:rPr>
                <w:noProof/>
                <w:webHidden/>
              </w:rPr>
            </w:r>
          </w:ins>
          <w:r>
            <w:rPr>
              <w:noProof/>
              <w:webHidden/>
            </w:rPr>
            <w:fldChar w:fldCharType="separate"/>
          </w:r>
          <w:ins w:id="125" w:author="Zhong MIng Tan" w:date="2020-10-17T15:02:00Z">
            <w:r>
              <w:rPr>
                <w:noProof/>
                <w:webHidden/>
              </w:rPr>
              <w:t>30</w:t>
            </w:r>
            <w:r>
              <w:rPr>
                <w:noProof/>
                <w:webHidden/>
              </w:rPr>
              <w:fldChar w:fldCharType="end"/>
            </w:r>
            <w:r w:rsidRPr="00E75341">
              <w:rPr>
                <w:rStyle w:val="Hyperlink"/>
                <w:noProof/>
              </w:rPr>
              <w:fldChar w:fldCharType="end"/>
            </w:r>
          </w:ins>
        </w:p>
        <w:p w14:paraId="2B3AD46A" w14:textId="68A17A04" w:rsidR="003275C3" w:rsidRDefault="003275C3">
          <w:pPr>
            <w:pStyle w:val="TOC3"/>
            <w:tabs>
              <w:tab w:val="left" w:pos="1320"/>
              <w:tab w:val="right" w:leader="dot" w:pos="9016"/>
            </w:tabs>
            <w:rPr>
              <w:ins w:id="126" w:author="Zhong MIng Tan" w:date="2020-10-17T15:02:00Z"/>
              <w:rFonts w:asciiTheme="minorHAnsi" w:hAnsiTheme="minorHAnsi"/>
              <w:noProof/>
              <w:sz w:val="22"/>
              <w:lang w:val="en-US"/>
            </w:rPr>
          </w:pPr>
          <w:ins w:id="12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3.3.1</w:t>
            </w:r>
            <w:r>
              <w:rPr>
                <w:rFonts w:asciiTheme="minorHAnsi" w:hAnsiTheme="minorHAnsi"/>
                <w:noProof/>
                <w:sz w:val="22"/>
                <w:lang w:val="en-US"/>
              </w:rPr>
              <w:tab/>
            </w:r>
            <w:r w:rsidRPr="00E7534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_Toc53839455 \h </w:instrText>
            </w:r>
            <w:r>
              <w:rPr>
                <w:noProof/>
                <w:webHidden/>
              </w:rPr>
            </w:r>
          </w:ins>
          <w:r>
            <w:rPr>
              <w:noProof/>
              <w:webHidden/>
            </w:rPr>
            <w:fldChar w:fldCharType="separate"/>
          </w:r>
          <w:ins w:id="128" w:author="Zhong MIng Tan" w:date="2020-10-17T15:02:00Z">
            <w:r>
              <w:rPr>
                <w:noProof/>
                <w:webHidden/>
              </w:rPr>
              <w:t>30</w:t>
            </w:r>
            <w:r>
              <w:rPr>
                <w:noProof/>
                <w:webHidden/>
              </w:rPr>
              <w:fldChar w:fldCharType="end"/>
            </w:r>
            <w:r w:rsidRPr="00E75341">
              <w:rPr>
                <w:rStyle w:val="Hyperlink"/>
                <w:noProof/>
              </w:rPr>
              <w:fldChar w:fldCharType="end"/>
            </w:r>
          </w:ins>
        </w:p>
        <w:p w14:paraId="0AF3BD6E" w14:textId="105A18C5" w:rsidR="003275C3" w:rsidRDefault="003275C3">
          <w:pPr>
            <w:pStyle w:val="TOC3"/>
            <w:tabs>
              <w:tab w:val="left" w:pos="1320"/>
              <w:tab w:val="right" w:leader="dot" w:pos="9016"/>
            </w:tabs>
            <w:rPr>
              <w:ins w:id="129" w:author="Zhong MIng Tan" w:date="2020-10-17T15:02:00Z"/>
              <w:rFonts w:asciiTheme="minorHAnsi" w:hAnsiTheme="minorHAnsi"/>
              <w:noProof/>
              <w:sz w:val="22"/>
              <w:lang w:val="en-US"/>
            </w:rPr>
          </w:pPr>
          <w:ins w:id="13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3.3.2</w:t>
            </w:r>
            <w:r>
              <w:rPr>
                <w:rFonts w:asciiTheme="minorHAnsi" w:hAnsiTheme="minorHAnsi"/>
                <w:noProof/>
                <w:sz w:val="22"/>
                <w:lang w:val="en-US"/>
              </w:rPr>
              <w:tab/>
            </w:r>
            <w:r w:rsidRPr="00E75341">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_Toc53839456 \h </w:instrText>
            </w:r>
            <w:r>
              <w:rPr>
                <w:noProof/>
                <w:webHidden/>
              </w:rPr>
            </w:r>
          </w:ins>
          <w:r>
            <w:rPr>
              <w:noProof/>
              <w:webHidden/>
            </w:rPr>
            <w:fldChar w:fldCharType="separate"/>
          </w:r>
          <w:ins w:id="131" w:author="Zhong MIng Tan" w:date="2020-10-17T15:02:00Z">
            <w:r>
              <w:rPr>
                <w:noProof/>
                <w:webHidden/>
              </w:rPr>
              <w:t>30</w:t>
            </w:r>
            <w:r>
              <w:rPr>
                <w:noProof/>
                <w:webHidden/>
              </w:rPr>
              <w:fldChar w:fldCharType="end"/>
            </w:r>
            <w:r w:rsidRPr="00E75341">
              <w:rPr>
                <w:rStyle w:val="Hyperlink"/>
                <w:noProof/>
              </w:rPr>
              <w:fldChar w:fldCharType="end"/>
            </w:r>
          </w:ins>
        </w:p>
        <w:p w14:paraId="43B6CD0C" w14:textId="38BF1432" w:rsidR="003275C3" w:rsidRDefault="003275C3">
          <w:pPr>
            <w:pStyle w:val="TOC2"/>
            <w:tabs>
              <w:tab w:val="left" w:pos="880"/>
              <w:tab w:val="right" w:leader="dot" w:pos="9016"/>
            </w:tabs>
            <w:rPr>
              <w:ins w:id="132" w:author="Zhong MIng Tan" w:date="2020-10-17T15:02:00Z"/>
              <w:rFonts w:asciiTheme="minorHAnsi" w:hAnsiTheme="minorHAnsi"/>
              <w:noProof/>
              <w:sz w:val="22"/>
              <w:lang w:val="en-US"/>
            </w:rPr>
          </w:pPr>
          <w:ins w:id="13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3.4</w:t>
            </w:r>
            <w:r>
              <w:rPr>
                <w:rFonts w:asciiTheme="minorHAnsi" w:hAnsiTheme="minorHAnsi"/>
                <w:noProof/>
                <w:sz w:val="22"/>
                <w:lang w:val="en-US"/>
              </w:rPr>
              <w:tab/>
            </w:r>
            <w:r w:rsidRPr="00E75341">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_Toc53839457 \h </w:instrText>
            </w:r>
            <w:r>
              <w:rPr>
                <w:noProof/>
                <w:webHidden/>
              </w:rPr>
            </w:r>
          </w:ins>
          <w:r>
            <w:rPr>
              <w:noProof/>
              <w:webHidden/>
            </w:rPr>
            <w:fldChar w:fldCharType="separate"/>
          </w:r>
          <w:ins w:id="134" w:author="Zhong MIng Tan" w:date="2020-10-17T15:02:00Z">
            <w:r>
              <w:rPr>
                <w:noProof/>
                <w:webHidden/>
              </w:rPr>
              <w:t>31</w:t>
            </w:r>
            <w:r>
              <w:rPr>
                <w:noProof/>
                <w:webHidden/>
              </w:rPr>
              <w:fldChar w:fldCharType="end"/>
            </w:r>
            <w:r w:rsidRPr="00E75341">
              <w:rPr>
                <w:rStyle w:val="Hyperlink"/>
                <w:noProof/>
              </w:rPr>
              <w:fldChar w:fldCharType="end"/>
            </w:r>
          </w:ins>
        </w:p>
        <w:p w14:paraId="56E52604" w14:textId="11A0BB98" w:rsidR="003275C3" w:rsidRDefault="003275C3">
          <w:pPr>
            <w:pStyle w:val="TOC3"/>
            <w:tabs>
              <w:tab w:val="left" w:pos="1320"/>
              <w:tab w:val="right" w:leader="dot" w:pos="9016"/>
            </w:tabs>
            <w:rPr>
              <w:ins w:id="135" w:author="Zhong MIng Tan" w:date="2020-10-17T15:02:00Z"/>
              <w:rFonts w:asciiTheme="minorHAnsi" w:hAnsiTheme="minorHAnsi"/>
              <w:noProof/>
              <w:sz w:val="22"/>
              <w:lang w:val="en-US"/>
            </w:rPr>
          </w:pPr>
          <w:ins w:id="136"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3.4.1</w:t>
            </w:r>
            <w:r>
              <w:rPr>
                <w:rFonts w:asciiTheme="minorHAnsi" w:hAnsiTheme="minorHAnsi"/>
                <w:noProof/>
                <w:sz w:val="22"/>
                <w:lang w:val="en-US"/>
              </w:rPr>
              <w:tab/>
            </w:r>
            <w:r w:rsidRPr="00E75341">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_Toc53839458 \h </w:instrText>
            </w:r>
            <w:r>
              <w:rPr>
                <w:noProof/>
                <w:webHidden/>
              </w:rPr>
            </w:r>
          </w:ins>
          <w:r>
            <w:rPr>
              <w:noProof/>
              <w:webHidden/>
            </w:rPr>
            <w:fldChar w:fldCharType="separate"/>
          </w:r>
          <w:ins w:id="137" w:author="Zhong MIng Tan" w:date="2020-10-17T15:02:00Z">
            <w:r>
              <w:rPr>
                <w:noProof/>
                <w:webHidden/>
              </w:rPr>
              <w:t>31</w:t>
            </w:r>
            <w:r>
              <w:rPr>
                <w:noProof/>
                <w:webHidden/>
              </w:rPr>
              <w:fldChar w:fldCharType="end"/>
            </w:r>
            <w:r w:rsidRPr="00E75341">
              <w:rPr>
                <w:rStyle w:val="Hyperlink"/>
                <w:noProof/>
              </w:rPr>
              <w:fldChar w:fldCharType="end"/>
            </w:r>
          </w:ins>
        </w:p>
        <w:p w14:paraId="2FF04D6F" w14:textId="45B933C5" w:rsidR="003275C3" w:rsidRDefault="003275C3">
          <w:pPr>
            <w:pStyle w:val="TOC3"/>
            <w:tabs>
              <w:tab w:val="left" w:pos="1320"/>
              <w:tab w:val="right" w:leader="dot" w:pos="9016"/>
            </w:tabs>
            <w:rPr>
              <w:ins w:id="138" w:author="Zhong MIng Tan" w:date="2020-10-17T15:02:00Z"/>
              <w:rFonts w:asciiTheme="minorHAnsi" w:hAnsiTheme="minorHAnsi"/>
              <w:noProof/>
              <w:sz w:val="22"/>
              <w:lang w:val="en-US"/>
            </w:rPr>
          </w:pPr>
          <w:ins w:id="13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"_Toc53839459"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3.4.2</w:t>
            </w:r>
            <w:r>
              <w:rPr>
                <w:rFonts w:asciiTheme="minorHAnsi" w:hAnsiTheme="minorHAnsi"/>
                <w:noProof/>
                <w:sz w:val="22"/>
                <w:lang w:val="en-US"/>
              </w:rPr>
              <w:tab/>
            </w:r>
            <w:r w:rsidRPr="00E75341">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_Toc53839459 \h </w:instrText>
            </w:r>
            <w:r>
              <w:rPr>
                <w:noProof/>
                <w:webHidden/>
              </w:rPr>
            </w:r>
          </w:ins>
          <w:r>
            <w:rPr>
              <w:noProof/>
              <w:webHidden/>
            </w:rPr>
            <w:fldChar w:fldCharType="separate"/>
          </w:r>
          <w:ins w:id="140" w:author="Zhong MIng Tan" w:date="2020-10-17T15:02:00Z">
            <w:r>
              <w:rPr>
                <w:noProof/>
                <w:webHidden/>
              </w:rPr>
              <w:t>32</w:t>
            </w:r>
            <w:r>
              <w:rPr>
                <w:noProof/>
                <w:webHidden/>
              </w:rPr>
              <w:fldChar w:fldCharType="end"/>
            </w:r>
            <w:r w:rsidRPr="00E75341">
              <w:rPr>
                <w:rStyle w:val="Hyperlink"/>
                <w:noProof/>
              </w:rPr>
              <w:fldChar w:fldCharType="end"/>
            </w:r>
          </w:ins>
        </w:p>
        <w:p w14:paraId="30D756F8" w14:textId="51BB2D5D" w:rsidR="003275C3" w:rsidRDefault="003275C3">
          <w:pPr>
            <w:pStyle w:val="TOC3"/>
            <w:tabs>
              <w:tab w:val="left" w:pos="1320"/>
              <w:tab w:val="right" w:leader="dot" w:pos="9016"/>
            </w:tabs>
            <w:rPr>
              <w:ins w:id="141" w:author="Zhong MIng Tan" w:date="2020-10-17T15:02:00Z"/>
              <w:rFonts w:asciiTheme="minorHAnsi" w:hAnsiTheme="minorHAnsi"/>
              <w:noProof/>
              <w:sz w:val="22"/>
              <w:lang w:val="en-US"/>
            </w:rPr>
          </w:pPr>
          <w:ins w:id="14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3.4.3</w:t>
            </w:r>
            <w:r>
              <w:rPr>
                <w:rFonts w:asciiTheme="minorHAnsi" w:hAnsiTheme="minorHAnsi"/>
                <w:noProof/>
                <w:sz w:val="22"/>
                <w:lang w:val="en-US"/>
              </w:rPr>
              <w:tab/>
            </w:r>
            <w:r w:rsidRPr="00E75341">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_Toc53839460 \h </w:instrText>
            </w:r>
            <w:r>
              <w:rPr>
                <w:noProof/>
                <w:webHidden/>
              </w:rPr>
            </w:r>
          </w:ins>
          <w:r>
            <w:rPr>
              <w:noProof/>
              <w:webHidden/>
            </w:rPr>
            <w:fldChar w:fldCharType="separate"/>
          </w:r>
          <w:ins w:id="143" w:author="Zhong MIng Tan" w:date="2020-10-17T15:02:00Z">
            <w:r>
              <w:rPr>
                <w:noProof/>
                <w:webHidden/>
              </w:rPr>
              <w:t>32</w:t>
            </w:r>
            <w:r>
              <w:rPr>
                <w:noProof/>
                <w:webHidden/>
              </w:rPr>
              <w:fldChar w:fldCharType="end"/>
            </w:r>
            <w:r w:rsidRPr="00E75341">
              <w:rPr>
                <w:rStyle w:val="Hyperlink"/>
                <w:noProof/>
              </w:rPr>
              <w:fldChar w:fldCharType="end"/>
            </w:r>
          </w:ins>
        </w:p>
        <w:p w14:paraId="5030320C" w14:textId="232782E4" w:rsidR="003275C3" w:rsidRDefault="003275C3">
          <w:pPr>
            <w:pStyle w:val="TOC3"/>
            <w:tabs>
              <w:tab w:val="left" w:pos="1320"/>
              <w:tab w:val="right" w:leader="dot" w:pos="9016"/>
            </w:tabs>
            <w:rPr>
              <w:ins w:id="144" w:author="Zhong MIng Tan" w:date="2020-10-17T15:02:00Z"/>
              <w:rFonts w:asciiTheme="minorHAnsi" w:hAnsiTheme="minorHAnsi"/>
              <w:noProof/>
              <w:sz w:val="22"/>
              <w:lang w:val="en-US"/>
            </w:rPr>
          </w:pPr>
          <w:ins w:id="14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3.4.4</w:t>
            </w:r>
            <w:r>
              <w:rPr>
                <w:rFonts w:asciiTheme="minorHAnsi" w:hAnsiTheme="minorHAnsi"/>
                <w:noProof/>
                <w:sz w:val="22"/>
                <w:lang w:val="en-US"/>
              </w:rPr>
              <w:tab/>
            </w:r>
            <w:r w:rsidRPr="00E7534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_Toc53839461 \h </w:instrText>
            </w:r>
            <w:r>
              <w:rPr>
                <w:noProof/>
                <w:webHidden/>
              </w:rPr>
            </w:r>
          </w:ins>
          <w:r>
            <w:rPr>
              <w:noProof/>
              <w:webHidden/>
            </w:rPr>
            <w:fldChar w:fldCharType="separate"/>
          </w:r>
          <w:ins w:id="146" w:author="Zhong MIng Tan" w:date="2020-10-17T15:02:00Z">
            <w:r>
              <w:rPr>
                <w:noProof/>
                <w:webHidden/>
              </w:rPr>
              <w:t>33</w:t>
            </w:r>
            <w:r>
              <w:rPr>
                <w:noProof/>
                <w:webHidden/>
              </w:rPr>
              <w:fldChar w:fldCharType="end"/>
            </w:r>
            <w:r w:rsidRPr="00E75341">
              <w:rPr>
                <w:rStyle w:val="Hyperlink"/>
                <w:noProof/>
              </w:rPr>
              <w:fldChar w:fldCharType="end"/>
            </w:r>
          </w:ins>
        </w:p>
        <w:p w14:paraId="63FCDAE9" w14:textId="48C533DE" w:rsidR="003275C3" w:rsidRDefault="003275C3">
          <w:pPr>
            <w:pStyle w:val="TOC2"/>
            <w:tabs>
              <w:tab w:val="left" w:pos="880"/>
              <w:tab w:val="right" w:leader="dot" w:pos="9016"/>
            </w:tabs>
            <w:rPr>
              <w:ins w:id="147" w:author="Zhong MIng Tan" w:date="2020-10-17T15:02:00Z"/>
              <w:rFonts w:asciiTheme="minorHAnsi" w:hAnsiTheme="minorHAnsi"/>
              <w:noProof/>
              <w:sz w:val="22"/>
              <w:lang w:val="en-US"/>
            </w:rPr>
          </w:pPr>
          <w:ins w:id="14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3.5</w:t>
            </w:r>
            <w:r>
              <w:rPr>
                <w:rFonts w:asciiTheme="minorHAnsi" w:hAnsiTheme="minorHAnsi"/>
                <w:noProof/>
                <w:sz w:val="22"/>
                <w:lang w:val="en-US"/>
              </w:rPr>
              <w:tab/>
            </w:r>
            <w:r w:rsidRPr="00E75341">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_Toc53839462 \h </w:instrText>
            </w:r>
            <w:r>
              <w:rPr>
                <w:noProof/>
                <w:webHidden/>
              </w:rPr>
            </w:r>
          </w:ins>
          <w:r>
            <w:rPr>
              <w:noProof/>
              <w:webHidden/>
            </w:rPr>
            <w:fldChar w:fldCharType="separate"/>
          </w:r>
          <w:ins w:id="149" w:author="Zhong MIng Tan" w:date="2020-10-17T15:02:00Z">
            <w:r>
              <w:rPr>
                <w:noProof/>
                <w:webHidden/>
              </w:rPr>
              <w:t>34</w:t>
            </w:r>
            <w:r>
              <w:rPr>
                <w:noProof/>
                <w:webHidden/>
              </w:rPr>
              <w:fldChar w:fldCharType="end"/>
            </w:r>
            <w:r w:rsidRPr="00E75341">
              <w:rPr>
                <w:rStyle w:val="Hyperlink"/>
                <w:noProof/>
              </w:rPr>
              <w:fldChar w:fldCharType="end"/>
            </w:r>
          </w:ins>
        </w:p>
        <w:p w14:paraId="766713B4" w14:textId="7A6215F7" w:rsidR="003275C3" w:rsidRDefault="003275C3">
          <w:pPr>
            <w:pStyle w:val="TOC3"/>
            <w:tabs>
              <w:tab w:val="left" w:pos="1320"/>
              <w:tab w:val="right" w:leader="dot" w:pos="9016"/>
            </w:tabs>
            <w:rPr>
              <w:ins w:id="150" w:author="Zhong MIng Tan" w:date="2020-10-17T15:02:00Z"/>
              <w:rFonts w:asciiTheme="minorHAnsi" w:hAnsiTheme="minorHAnsi"/>
              <w:noProof/>
              <w:sz w:val="22"/>
              <w:lang w:val="en-US"/>
            </w:rPr>
          </w:pPr>
          <w:ins w:id="15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3.5.1</w:t>
            </w:r>
            <w:r>
              <w:rPr>
                <w:rFonts w:asciiTheme="minorHAnsi" w:hAnsiTheme="minorHAnsi"/>
                <w:noProof/>
                <w:sz w:val="22"/>
                <w:lang w:val="en-US"/>
              </w:rPr>
              <w:tab/>
            </w:r>
            <w:r w:rsidRPr="00E75341">
              <w:rPr>
                <w:rStyle w:val="Hyperlink"/>
                <w:rFonts w:cs="Times New Roman"/>
                <w:noProof/>
                <w:lang w:val="en-US"/>
              </w:rPr>
              <w:t>Framework</w:t>
            </w:r>
            <w:r>
              <w:rPr>
                <w:noProof/>
                <w:webHidden/>
              </w:rPr>
              <w:tab/>
            </w:r>
            <w:r>
              <w:rPr>
                <w:noProof/>
                <w:webHidden/>
              </w:rPr>
              <w:fldChar w:fldCharType="begin"/>
            </w:r>
            <w:r>
              <w:rPr>
                <w:noProof/>
                <w:webHidden/>
              </w:rPr>
              <w:instrText xml:space="preserve"> PAGEREF _Toc53839463 \h </w:instrText>
            </w:r>
            <w:r>
              <w:rPr>
                <w:noProof/>
                <w:webHidden/>
              </w:rPr>
            </w:r>
          </w:ins>
          <w:r>
            <w:rPr>
              <w:noProof/>
              <w:webHidden/>
            </w:rPr>
            <w:fldChar w:fldCharType="separate"/>
          </w:r>
          <w:ins w:id="152" w:author="Zhong MIng Tan" w:date="2020-10-17T15:02:00Z">
            <w:r>
              <w:rPr>
                <w:noProof/>
                <w:webHidden/>
              </w:rPr>
              <w:t>34</w:t>
            </w:r>
            <w:r>
              <w:rPr>
                <w:noProof/>
                <w:webHidden/>
              </w:rPr>
              <w:fldChar w:fldCharType="end"/>
            </w:r>
            <w:r w:rsidRPr="00E75341">
              <w:rPr>
                <w:rStyle w:val="Hyperlink"/>
                <w:noProof/>
              </w:rPr>
              <w:fldChar w:fldCharType="end"/>
            </w:r>
          </w:ins>
        </w:p>
        <w:p w14:paraId="6B6BD248" w14:textId="32FF8C15" w:rsidR="003275C3" w:rsidRDefault="003275C3">
          <w:pPr>
            <w:pStyle w:val="TOC3"/>
            <w:tabs>
              <w:tab w:val="left" w:pos="1320"/>
              <w:tab w:val="right" w:leader="dot" w:pos="9016"/>
            </w:tabs>
            <w:rPr>
              <w:ins w:id="153" w:author="Zhong MIng Tan" w:date="2020-10-17T15:02:00Z"/>
              <w:rFonts w:asciiTheme="minorHAnsi" w:hAnsiTheme="minorHAnsi"/>
              <w:noProof/>
              <w:sz w:val="22"/>
              <w:lang w:val="en-US"/>
            </w:rPr>
          </w:pPr>
          <w:ins w:id="154" w:author="Zhong MIng Tan" w:date="2020-10-17T15:02:00Z">
            <w:r w:rsidRPr="00E75341">
              <w:rPr>
                <w:rStyle w:val="Hyperlink"/>
                <w:noProof/>
              </w:rPr>
              <w:lastRenderedPageBreak/>
              <w:fldChar w:fldCharType="begin"/>
            </w:r>
            <w:r w:rsidRPr="00E75341">
              <w:rPr>
                <w:rStyle w:val="Hyperlink"/>
                <w:noProof/>
              </w:rPr>
              <w:instrText xml:space="preserve"> </w:instrText>
            </w:r>
            <w:r>
              <w:rPr>
                <w:noProof/>
              </w:rPr>
              <w:instrText>HYPERLINK \l "_Toc53839464"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3.5.2</w:t>
            </w:r>
            <w:r>
              <w:rPr>
                <w:rFonts w:asciiTheme="minorHAnsi" w:hAnsiTheme="minorHAnsi"/>
                <w:noProof/>
                <w:sz w:val="22"/>
                <w:lang w:val="en-US"/>
              </w:rPr>
              <w:tab/>
            </w:r>
            <w:r w:rsidRPr="00E75341">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_Toc53839464 \h </w:instrText>
            </w:r>
            <w:r>
              <w:rPr>
                <w:noProof/>
                <w:webHidden/>
              </w:rPr>
            </w:r>
          </w:ins>
          <w:r>
            <w:rPr>
              <w:noProof/>
              <w:webHidden/>
            </w:rPr>
            <w:fldChar w:fldCharType="separate"/>
          </w:r>
          <w:ins w:id="155" w:author="Zhong MIng Tan" w:date="2020-10-17T15:02:00Z">
            <w:r>
              <w:rPr>
                <w:noProof/>
                <w:webHidden/>
              </w:rPr>
              <w:t>35</w:t>
            </w:r>
            <w:r>
              <w:rPr>
                <w:noProof/>
                <w:webHidden/>
              </w:rPr>
              <w:fldChar w:fldCharType="end"/>
            </w:r>
            <w:r w:rsidRPr="00E75341">
              <w:rPr>
                <w:rStyle w:val="Hyperlink"/>
                <w:noProof/>
              </w:rPr>
              <w:fldChar w:fldCharType="end"/>
            </w:r>
          </w:ins>
        </w:p>
        <w:p w14:paraId="226EF198" w14:textId="1722395B" w:rsidR="003275C3" w:rsidRDefault="003275C3">
          <w:pPr>
            <w:pStyle w:val="TOC3"/>
            <w:tabs>
              <w:tab w:val="left" w:pos="1320"/>
              <w:tab w:val="right" w:leader="dot" w:pos="9016"/>
            </w:tabs>
            <w:rPr>
              <w:ins w:id="156" w:author="Zhong MIng Tan" w:date="2020-10-17T15:02:00Z"/>
              <w:rFonts w:asciiTheme="minorHAnsi" w:hAnsiTheme="minorHAnsi"/>
              <w:noProof/>
              <w:sz w:val="22"/>
              <w:lang w:val="en-US"/>
            </w:rPr>
          </w:pPr>
          <w:ins w:id="15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3.5.3</w:t>
            </w:r>
            <w:r>
              <w:rPr>
                <w:rFonts w:asciiTheme="minorHAnsi" w:hAnsiTheme="minorHAnsi"/>
                <w:noProof/>
                <w:sz w:val="22"/>
                <w:lang w:val="en-US"/>
              </w:rPr>
              <w:tab/>
            </w:r>
            <w:r w:rsidRPr="00E75341">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_Toc53839465 \h </w:instrText>
            </w:r>
            <w:r>
              <w:rPr>
                <w:noProof/>
                <w:webHidden/>
              </w:rPr>
            </w:r>
          </w:ins>
          <w:r>
            <w:rPr>
              <w:noProof/>
              <w:webHidden/>
            </w:rPr>
            <w:fldChar w:fldCharType="separate"/>
          </w:r>
          <w:ins w:id="158" w:author="Zhong MIng Tan" w:date="2020-10-17T15:02:00Z">
            <w:r>
              <w:rPr>
                <w:noProof/>
                <w:webHidden/>
              </w:rPr>
              <w:t>44</w:t>
            </w:r>
            <w:r>
              <w:rPr>
                <w:noProof/>
                <w:webHidden/>
              </w:rPr>
              <w:fldChar w:fldCharType="end"/>
            </w:r>
            <w:r w:rsidRPr="00E75341">
              <w:rPr>
                <w:rStyle w:val="Hyperlink"/>
                <w:noProof/>
              </w:rPr>
              <w:fldChar w:fldCharType="end"/>
            </w:r>
          </w:ins>
        </w:p>
        <w:p w14:paraId="15371B2E" w14:textId="3BC9DDC5" w:rsidR="003275C3" w:rsidRDefault="003275C3">
          <w:pPr>
            <w:pStyle w:val="TOC1"/>
            <w:tabs>
              <w:tab w:val="left" w:pos="480"/>
              <w:tab w:val="right" w:leader="dot" w:pos="9016"/>
            </w:tabs>
            <w:rPr>
              <w:ins w:id="159" w:author="Zhong MIng Tan" w:date="2020-10-17T15:02:00Z"/>
              <w:rFonts w:asciiTheme="minorHAnsi" w:hAnsiTheme="minorHAnsi"/>
              <w:noProof/>
              <w:sz w:val="22"/>
              <w:lang w:val="en-US"/>
            </w:rPr>
          </w:pPr>
          <w:ins w:id="160"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"_Toc53839466"</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4</w:t>
            </w:r>
            <w:r>
              <w:rPr>
                <w:rFonts w:asciiTheme="minorHAnsi" w:hAnsiTheme="minorHAnsi"/>
                <w:noProof/>
                <w:sz w:val="22"/>
                <w:lang w:val="en-US"/>
              </w:rPr>
              <w:tab/>
            </w:r>
            <w:r w:rsidRPr="00E75341">
              <w:rPr>
                <w:rStyle w:val="Hyperlink"/>
                <w:rFonts w:cs="Times New Roman"/>
                <w:noProof/>
              </w:rPr>
              <w:t>IMPLEMENTATION</w:t>
            </w:r>
            <w:r>
              <w:rPr>
                <w:noProof/>
                <w:webHidden/>
              </w:rPr>
              <w:tab/>
            </w:r>
            <w:r>
              <w:rPr>
                <w:noProof/>
                <w:webHidden/>
              </w:rPr>
              <w:fldChar w:fldCharType="begin"/>
            </w:r>
            <w:r>
              <w:rPr>
                <w:noProof/>
                <w:webHidden/>
              </w:rPr>
              <w:instrText xml:space="preserve"> PAGEREF _Toc53839466 \h </w:instrText>
            </w:r>
            <w:r>
              <w:rPr>
                <w:noProof/>
                <w:webHidden/>
              </w:rPr>
            </w:r>
          </w:ins>
          <w:r>
            <w:rPr>
              <w:noProof/>
              <w:webHidden/>
            </w:rPr>
            <w:fldChar w:fldCharType="separate"/>
          </w:r>
          <w:ins w:id="161" w:author="Zhong MIng Tan" w:date="2020-10-17T15:02:00Z">
            <w:r>
              <w:rPr>
                <w:noProof/>
                <w:webHidden/>
              </w:rPr>
              <w:t>62</w:t>
            </w:r>
            <w:r>
              <w:rPr>
                <w:noProof/>
                <w:webHidden/>
              </w:rPr>
              <w:fldChar w:fldCharType="end"/>
            </w:r>
            <w:r w:rsidRPr="00E75341">
              <w:rPr>
                <w:rStyle w:val="Hyperlink"/>
                <w:noProof/>
              </w:rPr>
              <w:fldChar w:fldCharType="end"/>
            </w:r>
          </w:ins>
        </w:p>
        <w:p w14:paraId="7E1A67B5" w14:textId="7447BB5D" w:rsidR="003275C3" w:rsidRDefault="003275C3">
          <w:pPr>
            <w:pStyle w:val="TOC2"/>
            <w:tabs>
              <w:tab w:val="left" w:pos="880"/>
              <w:tab w:val="right" w:leader="dot" w:pos="9016"/>
            </w:tabs>
            <w:rPr>
              <w:ins w:id="162" w:author="Zhong MIng Tan" w:date="2020-10-17T15:02:00Z"/>
              <w:rFonts w:asciiTheme="minorHAnsi" w:hAnsiTheme="minorHAnsi"/>
              <w:noProof/>
              <w:sz w:val="22"/>
              <w:lang w:val="en-US"/>
            </w:rPr>
          </w:pPr>
          <w:ins w:id="163"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"_Toc53839467"</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4.1</w:t>
            </w:r>
            <w:r>
              <w:rPr>
                <w:rFonts w:asciiTheme="minorHAnsi" w:hAnsiTheme="minorHAnsi"/>
                <w:noProof/>
                <w:sz w:val="22"/>
                <w:lang w:val="en-US"/>
              </w:rPr>
              <w:tab/>
            </w:r>
            <w:r w:rsidRPr="00E75341">
              <w:rPr>
                <w:rStyle w:val="Hyperlink"/>
                <w:rFonts w:cs="Times New Roman"/>
                <w:noProof/>
              </w:rPr>
              <w:t>Testing</w:t>
            </w:r>
            <w:r>
              <w:rPr>
                <w:noProof/>
                <w:webHidden/>
              </w:rPr>
              <w:tab/>
            </w:r>
            <w:r>
              <w:rPr>
                <w:noProof/>
                <w:webHidden/>
              </w:rPr>
              <w:fldChar w:fldCharType="begin"/>
            </w:r>
            <w:r>
              <w:rPr>
                <w:noProof/>
                <w:webHidden/>
              </w:rPr>
              <w:instrText xml:space="preserve"> PAGEREF _Toc53839467 \h </w:instrText>
            </w:r>
            <w:r>
              <w:rPr>
                <w:noProof/>
                <w:webHidden/>
              </w:rPr>
            </w:r>
          </w:ins>
          <w:r>
            <w:rPr>
              <w:noProof/>
              <w:webHidden/>
            </w:rPr>
            <w:fldChar w:fldCharType="separate"/>
          </w:r>
          <w:ins w:id="164" w:author="Zhong MIng Tan" w:date="2020-10-17T15:02:00Z">
            <w:r>
              <w:rPr>
                <w:noProof/>
                <w:webHidden/>
              </w:rPr>
              <w:t>62</w:t>
            </w:r>
            <w:r>
              <w:rPr>
                <w:noProof/>
                <w:webHidden/>
              </w:rPr>
              <w:fldChar w:fldCharType="end"/>
            </w:r>
            <w:r w:rsidRPr="00E75341">
              <w:rPr>
                <w:rStyle w:val="Hyperlink"/>
                <w:noProof/>
              </w:rPr>
              <w:fldChar w:fldCharType="end"/>
            </w:r>
          </w:ins>
        </w:p>
        <w:p w14:paraId="56098D34" w14:textId="36CC3C83" w:rsidR="003275C3" w:rsidRDefault="003275C3">
          <w:pPr>
            <w:pStyle w:val="TOC2"/>
            <w:tabs>
              <w:tab w:val="left" w:pos="880"/>
              <w:tab w:val="right" w:leader="dot" w:pos="9016"/>
            </w:tabs>
            <w:rPr>
              <w:ins w:id="165" w:author="Zhong MIng Tan" w:date="2020-10-17T15:02:00Z"/>
              <w:rFonts w:asciiTheme="minorHAnsi" w:hAnsiTheme="minorHAnsi"/>
              <w:noProof/>
              <w:sz w:val="22"/>
              <w:lang w:val="en-US"/>
            </w:rPr>
          </w:pPr>
          <w:ins w:id="166"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"_Toc53839468"</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4.2</w:t>
            </w:r>
            <w:r>
              <w:rPr>
                <w:rFonts w:asciiTheme="minorHAnsi" w:hAnsiTheme="minorHAnsi"/>
                <w:noProof/>
                <w:sz w:val="22"/>
                <w:lang w:val="en-US"/>
              </w:rPr>
              <w:tab/>
            </w:r>
            <w:r w:rsidRPr="00E75341">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_Toc53839468 \h </w:instrText>
            </w:r>
            <w:r>
              <w:rPr>
                <w:noProof/>
                <w:webHidden/>
              </w:rPr>
            </w:r>
          </w:ins>
          <w:r>
            <w:rPr>
              <w:noProof/>
              <w:webHidden/>
            </w:rPr>
            <w:fldChar w:fldCharType="separate"/>
          </w:r>
          <w:ins w:id="167" w:author="Zhong MIng Tan" w:date="2020-10-17T15:02:00Z">
            <w:r>
              <w:rPr>
                <w:noProof/>
                <w:webHidden/>
              </w:rPr>
              <w:t>62</w:t>
            </w:r>
            <w:r>
              <w:rPr>
                <w:noProof/>
                <w:webHidden/>
              </w:rPr>
              <w:fldChar w:fldCharType="end"/>
            </w:r>
            <w:r w:rsidRPr="00E75341">
              <w:rPr>
                <w:rStyle w:val="Hyperlink"/>
                <w:noProof/>
              </w:rPr>
              <w:fldChar w:fldCharType="end"/>
            </w:r>
          </w:ins>
        </w:p>
        <w:p w14:paraId="477AE6DF" w14:textId="5B285FA1" w:rsidR="003275C3" w:rsidRDefault="003275C3">
          <w:pPr>
            <w:pStyle w:val="TOC1"/>
            <w:tabs>
              <w:tab w:val="left" w:pos="480"/>
              <w:tab w:val="right" w:leader="dot" w:pos="9016"/>
            </w:tabs>
            <w:rPr>
              <w:ins w:id="168" w:author="Zhong MIng Tan" w:date="2020-10-17T15:02:00Z"/>
              <w:rFonts w:asciiTheme="minorHAnsi" w:hAnsiTheme="minorHAnsi"/>
              <w:noProof/>
              <w:sz w:val="22"/>
              <w:lang w:val="en-US"/>
            </w:rPr>
          </w:pPr>
          <w:ins w:id="169"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"_Toc53839469"</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5</w:t>
            </w:r>
            <w:r>
              <w:rPr>
                <w:rFonts w:asciiTheme="minorHAnsi" w:hAnsiTheme="minorHAnsi"/>
                <w:noProof/>
                <w:sz w:val="22"/>
                <w:lang w:val="en-US"/>
              </w:rPr>
              <w:tab/>
            </w:r>
            <w:r w:rsidRPr="00E75341">
              <w:rPr>
                <w:rStyle w:val="Hyperlink"/>
                <w:rFonts w:cs="Times New Roman"/>
                <w:noProof/>
              </w:rPr>
              <w:t>CONCLUSION</w:t>
            </w:r>
            <w:r>
              <w:rPr>
                <w:noProof/>
                <w:webHidden/>
              </w:rPr>
              <w:tab/>
            </w:r>
            <w:r>
              <w:rPr>
                <w:noProof/>
                <w:webHidden/>
              </w:rPr>
              <w:fldChar w:fldCharType="begin"/>
            </w:r>
            <w:r>
              <w:rPr>
                <w:noProof/>
                <w:webHidden/>
              </w:rPr>
              <w:instrText xml:space="preserve"> PAGEREF _Toc53839469 \h </w:instrText>
            </w:r>
            <w:r>
              <w:rPr>
                <w:noProof/>
                <w:webHidden/>
              </w:rPr>
            </w:r>
          </w:ins>
          <w:r>
            <w:rPr>
              <w:noProof/>
              <w:webHidden/>
            </w:rPr>
            <w:fldChar w:fldCharType="separate"/>
          </w:r>
          <w:ins w:id="170" w:author="Zhong MIng Tan" w:date="2020-10-17T15:02:00Z">
            <w:r>
              <w:rPr>
                <w:noProof/>
                <w:webHidden/>
              </w:rPr>
              <w:t>63</w:t>
            </w:r>
            <w:r>
              <w:rPr>
                <w:noProof/>
                <w:webHidden/>
              </w:rPr>
              <w:fldChar w:fldCharType="end"/>
            </w:r>
            <w:r w:rsidRPr="00E75341">
              <w:rPr>
                <w:rStyle w:val="Hyperlink"/>
                <w:noProof/>
              </w:rPr>
              <w:fldChar w:fldCharType="end"/>
            </w:r>
          </w:ins>
        </w:p>
        <w:p w14:paraId="50F7D0D4" w14:textId="496A44E1" w:rsidR="003275C3" w:rsidRDefault="003275C3">
          <w:pPr>
            <w:pStyle w:val="TOC2"/>
            <w:tabs>
              <w:tab w:val="left" w:pos="880"/>
              <w:tab w:val="right" w:leader="dot" w:pos="9016"/>
            </w:tabs>
            <w:rPr>
              <w:ins w:id="171" w:author="Zhong MIng Tan" w:date="2020-10-17T15:02:00Z"/>
              <w:rFonts w:asciiTheme="minorHAnsi" w:hAnsiTheme="minorHAnsi"/>
              <w:noProof/>
              <w:sz w:val="22"/>
              <w:lang w:val="en-US"/>
            </w:rPr>
          </w:pPr>
          <w:ins w:id="172"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"_Toc53839470"</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5.1</w:t>
            </w:r>
            <w:r>
              <w:rPr>
                <w:rFonts w:asciiTheme="minorHAnsi" w:hAnsiTheme="minorHAnsi"/>
                <w:noProof/>
                <w:sz w:val="22"/>
                <w:lang w:val="en-US"/>
              </w:rPr>
              <w:tab/>
            </w:r>
            <w:r w:rsidRPr="00E75341">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_Toc53839470 \h </w:instrText>
            </w:r>
            <w:r>
              <w:rPr>
                <w:noProof/>
                <w:webHidden/>
              </w:rPr>
            </w:r>
          </w:ins>
          <w:r>
            <w:rPr>
              <w:noProof/>
              <w:webHidden/>
            </w:rPr>
            <w:fldChar w:fldCharType="separate"/>
          </w:r>
          <w:ins w:id="173" w:author="Zhong MIng Tan" w:date="2020-10-17T15:02:00Z">
            <w:r>
              <w:rPr>
                <w:noProof/>
                <w:webHidden/>
              </w:rPr>
              <w:t>63</w:t>
            </w:r>
            <w:r>
              <w:rPr>
                <w:noProof/>
                <w:webHidden/>
              </w:rPr>
              <w:fldChar w:fldCharType="end"/>
            </w:r>
            <w:r w:rsidRPr="00E75341">
              <w:rPr>
                <w:rStyle w:val="Hyperlink"/>
                <w:noProof/>
              </w:rPr>
              <w:fldChar w:fldCharType="end"/>
            </w:r>
          </w:ins>
        </w:p>
        <w:p w14:paraId="4E132A5C" w14:textId="7976CCEB" w:rsidR="003275C3" w:rsidRDefault="003275C3">
          <w:pPr>
            <w:pStyle w:val="TOC2"/>
            <w:tabs>
              <w:tab w:val="left" w:pos="880"/>
              <w:tab w:val="right" w:leader="dot" w:pos="9016"/>
            </w:tabs>
            <w:rPr>
              <w:ins w:id="174" w:author="Zhong MIng Tan" w:date="2020-10-17T15:02:00Z"/>
              <w:rFonts w:asciiTheme="minorHAnsi" w:hAnsiTheme="minorHAnsi"/>
              <w:noProof/>
              <w:sz w:val="22"/>
              <w:lang w:val="en-US"/>
            </w:rPr>
          </w:pPr>
          <w:ins w:id="175"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"_Toc53839471"</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5.2</w:t>
            </w:r>
            <w:r>
              <w:rPr>
                <w:rFonts w:asciiTheme="minorHAnsi" w:hAnsiTheme="minorHAnsi"/>
                <w:noProof/>
                <w:sz w:val="22"/>
                <w:lang w:val="en-US"/>
              </w:rPr>
              <w:tab/>
            </w:r>
            <w:r w:rsidRPr="00E75341">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_Toc53839471 \h </w:instrText>
            </w:r>
            <w:r>
              <w:rPr>
                <w:noProof/>
                <w:webHidden/>
              </w:rPr>
            </w:r>
          </w:ins>
          <w:r>
            <w:rPr>
              <w:noProof/>
              <w:webHidden/>
            </w:rPr>
            <w:fldChar w:fldCharType="separate"/>
          </w:r>
          <w:ins w:id="176" w:author="Zhong MIng Tan" w:date="2020-10-17T15:02:00Z">
            <w:r>
              <w:rPr>
                <w:noProof/>
                <w:webHidden/>
              </w:rPr>
              <w:t>63</w:t>
            </w:r>
            <w:r>
              <w:rPr>
                <w:noProof/>
                <w:webHidden/>
              </w:rPr>
              <w:fldChar w:fldCharType="end"/>
            </w:r>
            <w:r w:rsidRPr="00E75341">
              <w:rPr>
                <w:rStyle w:val="Hyperlink"/>
                <w:noProof/>
              </w:rPr>
              <w:fldChar w:fldCharType="end"/>
            </w:r>
          </w:ins>
        </w:p>
        <w:p w14:paraId="504CE0FD" w14:textId="0F728CC1" w:rsidR="003275C3" w:rsidRDefault="003275C3">
          <w:pPr>
            <w:pStyle w:val="TOC2"/>
            <w:tabs>
              <w:tab w:val="left" w:pos="880"/>
              <w:tab w:val="right" w:leader="dot" w:pos="9016"/>
            </w:tabs>
            <w:rPr>
              <w:ins w:id="177" w:author="Zhong MIng Tan" w:date="2020-10-17T15:02:00Z"/>
              <w:rFonts w:asciiTheme="minorHAnsi" w:hAnsiTheme="minorHAnsi"/>
              <w:noProof/>
              <w:sz w:val="22"/>
              <w:lang w:val="en-US"/>
            </w:rPr>
          </w:pPr>
          <w:ins w:id="178"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"_Toc53839472"</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5.3</w:t>
            </w:r>
            <w:r>
              <w:rPr>
                <w:rFonts w:asciiTheme="minorHAnsi" w:hAnsiTheme="minorHAnsi"/>
                <w:noProof/>
                <w:sz w:val="22"/>
                <w:lang w:val="en-US"/>
              </w:rPr>
              <w:tab/>
            </w:r>
            <w:r w:rsidRPr="00E75341">
              <w:rPr>
                <w:rStyle w:val="Hyperlink"/>
                <w:rFonts w:cs="Times New Roman"/>
                <w:noProof/>
                <w:lang w:val="en-US"/>
              </w:rPr>
              <w:t>Summary</w:t>
            </w:r>
            <w:r>
              <w:rPr>
                <w:noProof/>
                <w:webHidden/>
              </w:rPr>
              <w:tab/>
            </w:r>
            <w:r>
              <w:rPr>
                <w:noProof/>
                <w:webHidden/>
              </w:rPr>
              <w:fldChar w:fldCharType="begin"/>
            </w:r>
            <w:r>
              <w:rPr>
                <w:noProof/>
                <w:webHidden/>
              </w:rPr>
              <w:instrText xml:space="preserve"> PAGEREF _Toc53839472 \h </w:instrText>
            </w:r>
            <w:r>
              <w:rPr>
                <w:noProof/>
                <w:webHidden/>
              </w:rPr>
            </w:r>
          </w:ins>
          <w:r>
            <w:rPr>
              <w:noProof/>
              <w:webHidden/>
            </w:rPr>
            <w:fldChar w:fldCharType="separate"/>
          </w:r>
          <w:ins w:id="179" w:author="Zhong MIng Tan" w:date="2020-10-17T15:02:00Z">
            <w:r>
              <w:rPr>
                <w:noProof/>
                <w:webHidden/>
              </w:rPr>
              <w:t>63</w:t>
            </w:r>
            <w:r>
              <w:rPr>
                <w:noProof/>
                <w:webHidden/>
              </w:rPr>
              <w:fldChar w:fldCharType="end"/>
            </w:r>
            <w:r w:rsidRPr="00E75341">
              <w:rPr>
                <w:rStyle w:val="Hyperlink"/>
                <w:noProof/>
              </w:rPr>
              <w:fldChar w:fldCharType="end"/>
            </w:r>
          </w:ins>
        </w:p>
        <w:p w14:paraId="30603462" w14:textId="75D00AA8" w:rsidR="003275C3" w:rsidRDefault="003275C3">
          <w:pPr>
            <w:pStyle w:val="TOC2"/>
            <w:tabs>
              <w:tab w:val="left" w:pos="880"/>
              <w:tab w:val="right" w:leader="dot" w:pos="9016"/>
            </w:tabs>
            <w:rPr>
              <w:ins w:id="180" w:author="Zhong MIng Tan" w:date="2020-10-17T15:02:00Z"/>
              <w:rFonts w:asciiTheme="minorHAnsi" w:hAnsiTheme="minorHAnsi"/>
              <w:noProof/>
              <w:sz w:val="22"/>
              <w:lang w:val="en-US"/>
            </w:rPr>
          </w:pPr>
          <w:ins w:id="181"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"_Toc53839473"</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lang w:val="en-US"/>
              </w:rPr>
              <w:t>5.4</w:t>
            </w:r>
            <w:r>
              <w:rPr>
                <w:rFonts w:asciiTheme="minorHAnsi" w:hAnsiTheme="minorHAnsi"/>
                <w:noProof/>
                <w:sz w:val="22"/>
                <w:lang w:val="en-US"/>
              </w:rPr>
              <w:tab/>
            </w:r>
            <w:r w:rsidRPr="00E75341">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_Toc53839473 \h </w:instrText>
            </w:r>
            <w:r>
              <w:rPr>
                <w:noProof/>
                <w:webHidden/>
              </w:rPr>
            </w:r>
          </w:ins>
          <w:r>
            <w:rPr>
              <w:noProof/>
              <w:webHidden/>
            </w:rPr>
            <w:fldChar w:fldCharType="separate"/>
          </w:r>
          <w:ins w:id="182" w:author="Zhong MIng Tan" w:date="2020-10-17T15:02:00Z">
            <w:r>
              <w:rPr>
                <w:noProof/>
                <w:webHidden/>
              </w:rPr>
              <w:t>63</w:t>
            </w:r>
            <w:r>
              <w:rPr>
                <w:noProof/>
                <w:webHidden/>
              </w:rPr>
              <w:fldChar w:fldCharType="end"/>
            </w:r>
            <w:r w:rsidRPr="00E75341">
              <w:rPr>
                <w:rStyle w:val="Hyperlink"/>
                <w:noProof/>
              </w:rPr>
              <w:fldChar w:fldCharType="end"/>
            </w:r>
          </w:ins>
        </w:p>
        <w:p w14:paraId="75C671B5" w14:textId="2F846A19" w:rsidR="003275C3" w:rsidRDefault="003275C3">
          <w:pPr>
            <w:pStyle w:val="TOC1"/>
            <w:tabs>
              <w:tab w:val="right" w:leader="dot" w:pos="9016"/>
            </w:tabs>
            <w:rPr>
              <w:ins w:id="183" w:author="Zhong MIng Tan" w:date="2020-10-17T15:02:00Z"/>
              <w:rFonts w:asciiTheme="minorHAnsi" w:hAnsiTheme="minorHAnsi"/>
              <w:noProof/>
              <w:sz w:val="22"/>
              <w:lang w:val="en-US"/>
            </w:rPr>
          </w:pPr>
          <w:ins w:id="184"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"_Toc53839474"</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REFERENCES</w:t>
            </w:r>
            <w:r>
              <w:rPr>
                <w:noProof/>
                <w:webHidden/>
              </w:rPr>
              <w:tab/>
            </w:r>
            <w:r>
              <w:rPr>
                <w:noProof/>
                <w:webHidden/>
              </w:rPr>
              <w:fldChar w:fldCharType="begin"/>
            </w:r>
            <w:r>
              <w:rPr>
                <w:noProof/>
                <w:webHidden/>
              </w:rPr>
              <w:instrText xml:space="preserve"> PAGEREF _Toc53839474 \h </w:instrText>
            </w:r>
            <w:r>
              <w:rPr>
                <w:noProof/>
                <w:webHidden/>
              </w:rPr>
            </w:r>
          </w:ins>
          <w:r>
            <w:rPr>
              <w:noProof/>
              <w:webHidden/>
            </w:rPr>
            <w:fldChar w:fldCharType="separate"/>
          </w:r>
          <w:ins w:id="185" w:author="Zhong MIng Tan" w:date="2020-10-17T15:02:00Z">
            <w:r>
              <w:rPr>
                <w:noProof/>
                <w:webHidden/>
              </w:rPr>
              <w:t>64</w:t>
            </w:r>
            <w:r>
              <w:rPr>
                <w:noProof/>
                <w:webHidden/>
              </w:rPr>
              <w:fldChar w:fldCharType="end"/>
            </w:r>
            <w:r w:rsidRPr="00E75341">
              <w:rPr>
                <w:rStyle w:val="Hyperlink"/>
                <w:noProof/>
              </w:rPr>
              <w:fldChar w:fldCharType="end"/>
            </w:r>
          </w:ins>
        </w:p>
        <w:p w14:paraId="5905325A" w14:textId="245C48EC" w:rsidR="003275C3" w:rsidRDefault="003275C3">
          <w:pPr>
            <w:pStyle w:val="TOC1"/>
            <w:tabs>
              <w:tab w:val="right" w:leader="dot" w:pos="9016"/>
            </w:tabs>
            <w:rPr>
              <w:ins w:id="186" w:author="Zhong MIng Tan" w:date="2020-10-17T15:02:00Z"/>
              <w:rFonts w:asciiTheme="minorHAnsi" w:hAnsiTheme="minorHAnsi"/>
              <w:noProof/>
              <w:sz w:val="22"/>
              <w:lang w:val="en-US"/>
            </w:rPr>
          </w:pPr>
          <w:ins w:id="187" w:author="Zhong MIng Tan" w:date="2020-10-17T15:02:00Z">
            <w:r w:rsidRPr="00E75341">
              <w:rPr>
                <w:rStyle w:val="Hyperlink"/>
                <w:noProof/>
              </w:rPr>
              <w:fldChar w:fldCharType="begin"/>
            </w:r>
            <w:r w:rsidRPr="00E75341">
              <w:rPr>
                <w:rStyle w:val="Hyperlink"/>
                <w:noProof/>
              </w:rPr>
              <w:instrText xml:space="preserve"> </w:instrText>
            </w:r>
            <w:r>
              <w:rPr>
                <w:noProof/>
              </w:rPr>
              <w:instrText>HYPERLINK \l "_Toc53839475"</w:instrText>
            </w:r>
            <w:r w:rsidRPr="00E75341">
              <w:rPr>
                <w:rStyle w:val="Hyperlink"/>
                <w:noProof/>
              </w:rPr>
              <w:instrText xml:space="preserve"> </w:instrText>
            </w:r>
            <w:r w:rsidRPr="00E75341">
              <w:rPr>
                <w:rStyle w:val="Hyperlink"/>
                <w:noProof/>
              </w:rPr>
            </w:r>
            <w:r w:rsidRPr="00E75341">
              <w:rPr>
                <w:rStyle w:val="Hyperlink"/>
                <w:noProof/>
              </w:rPr>
              <w:fldChar w:fldCharType="separate"/>
            </w:r>
            <w:r w:rsidRPr="00E75341">
              <w:rPr>
                <w:rStyle w:val="Hyperlink"/>
                <w:rFonts w:cs="Times New Roman"/>
                <w:noProof/>
              </w:rPr>
              <w:t>APPENDICES</w:t>
            </w:r>
            <w:r>
              <w:rPr>
                <w:noProof/>
                <w:webHidden/>
              </w:rPr>
              <w:tab/>
            </w:r>
            <w:r>
              <w:rPr>
                <w:noProof/>
                <w:webHidden/>
              </w:rPr>
              <w:fldChar w:fldCharType="begin"/>
            </w:r>
            <w:r>
              <w:rPr>
                <w:noProof/>
                <w:webHidden/>
              </w:rPr>
              <w:instrText xml:space="preserve"> PAGEREF _Toc53839475 \h </w:instrText>
            </w:r>
            <w:r>
              <w:rPr>
                <w:noProof/>
                <w:webHidden/>
              </w:rPr>
            </w:r>
          </w:ins>
          <w:r>
            <w:rPr>
              <w:noProof/>
              <w:webHidden/>
            </w:rPr>
            <w:fldChar w:fldCharType="separate"/>
          </w:r>
          <w:ins w:id="188" w:author="Zhong MIng Tan" w:date="2020-10-17T15:02:00Z">
            <w:r>
              <w:rPr>
                <w:noProof/>
                <w:webHidden/>
              </w:rPr>
              <w:t>65</w:t>
            </w:r>
            <w:r>
              <w:rPr>
                <w:noProof/>
                <w:webHidden/>
              </w:rPr>
              <w:fldChar w:fldCharType="end"/>
            </w:r>
            <w:r w:rsidRPr="00E75341">
              <w:rPr>
                <w:rStyle w:val="Hyperlink"/>
                <w:noProof/>
              </w:rPr>
              <w:fldChar w:fldCharType="end"/>
            </w:r>
          </w:ins>
        </w:p>
        <w:p w14:paraId="60F7812C" w14:textId="045176EC" w:rsidR="002258E5" w:rsidDel="008843A7" w:rsidRDefault="000A382B">
          <w:pPr>
            <w:pStyle w:val="TOC1"/>
            <w:tabs>
              <w:tab w:val="right" w:leader="dot" w:pos="9016"/>
            </w:tabs>
            <w:rPr>
              <w:del w:id="189" w:author="Zhong MIng Tan" w:date="2020-10-17T15:01:00Z"/>
              <w:rFonts w:asciiTheme="minorHAnsi" w:hAnsiTheme="minorHAnsi"/>
              <w:noProof/>
              <w:sz w:val="22"/>
              <w:lang w:val="en-US"/>
            </w:rPr>
          </w:pPr>
          <w:del w:id="190" w:author="Zhong MIng Tan" w:date="2020-10-17T15:01:00Z">
            <w:r w:rsidDel="008843A7">
              <w:rPr>
                <w:noProof/>
              </w:rPr>
              <w:fldChar w:fldCharType="begin"/>
            </w:r>
            <w:r w:rsidDel="008843A7">
              <w:rPr>
                <w:noProof/>
              </w:rPr>
              <w:delInstrText xml:space="preserve"> HYPERLINK \l "_Toc53583341" </w:delInstrText>
            </w:r>
            <w:r w:rsidDel="008843A7">
              <w:rPr>
                <w:noProof/>
              </w:rPr>
              <w:fldChar w:fldCharType="separate"/>
            </w:r>
          </w:del>
          <w:ins w:id="191" w:author="Zhong MIng Tan" w:date="2020-10-17T15:02:00Z">
            <w:r w:rsidR="003275C3">
              <w:rPr>
                <w:b/>
                <w:bCs/>
                <w:noProof/>
                <w:lang w:val="en-US"/>
              </w:rPr>
              <w:t>Error! Hyperlink reference not valid.</w:t>
            </w:r>
          </w:ins>
          <w:del w:id="192" w:author="Zhong MIng Tan" w:date="2020-10-17T15:01:00Z">
            <w:r w:rsidR="002258E5" w:rsidRPr="00F64FC0" w:rsidDel="008843A7">
              <w:rPr>
                <w:rStyle w:val="Hyperlink"/>
                <w:rFonts w:cs="Times New Roman"/>
                <w:noProof/>
              </w:rPr>
              <w:delText>ACKNOWLEDGEMENT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_Toc53583341 \h </w:delInstrText>
            </w:r>
            <w:r w:rsidR="002258E5" w:rsidDel="008843A7">
              <w:rPr>
                <w:noProof/>
                <w:webHidden/>
              </w:rPr>
            </w:r>
            <w:r w:rsidR="002258E5" w:rsidDel="008843A7">
              <w:rPr>
                <w:noProof/>
                <w:webHidden/>
              </w:rPr>
              <w:fldChar w:fldCharType="separate"/>
            </w:r>
            <w:r w:rsidR="002258E5" w:rsidDel="008843A7">
              <w:rPr>
                <w:noProof/>
                <w:webHidden/>
              </w:rPr>
              <w:delText>i</w:delText>
            </w:r>
            <w:r w:rsidR="002258E5" w:rsidDel="008843A7">
              <w:rPr>
                <w:noProof/>
                <w:webHidden/>
              </w:rPr>
              <w:fldChar w:fldCharType="end"/>
            </w:r>
            <w:r w:rsidDel="008843A7">
              <w:rPr>
                <w:noProof/>
              </w:rPr>
              <w:fldChar w:fldCharType="end"/>
            </w:r>
          </w:del>
        </w:p>
        <w:p w14:paraId="12236993" w14:textId="2F5E6537" w:rsidR="002258E5" w:rsidDel="008843A7" w:rsidRDefault="000A382B">
          <w:pPr>
            <w:pStyle w:val="TOC1"/>
            <w:tabs>
              <w:tab w:val="right" w:leader="dot" w:pos="9016"/>
            </w:tabs>
            <w:rPr>
              <w:del w:id="193" w:author="Zhong MIng Tan" w:date="2020-10-17T15:01:00Z"/>
              <w:rFonts w:asciiTheme="minorHAnsi" w:hAnsiTheme="minorHAnsi"/>
              <w:noProof/>
              <w:sz w:val="22"/>
              <w:lang w:val="en-US"/>
            </w:rPr>
          </w:pPr>
          <w:del w:id="194" w:author="Zhong MIng Tan" w:date="2020-10-17T15:01:00Z">
            <w:r w:rsidDel="008843A7">
              <w:rPr>
                <w:noProof/>
              </w:rPr>
              <w:fldChar w:fldCharType="begin"/>
            </w:r>
            <w:r w:rsidDel="008843A7">
              <w:rPr>
                <w:noProof/>
              </w:rPr>
              <w:delInstrText xml:space="preserve"> HYPERLINK \l "_Toc53583342" </w:delInstrText>
            </w:r>
            <w:r w:rsidDel="008843A7">
              <w:rPr>
                <w:noProof/>
              </w:rPr>
              <w:fldChar w:fldCharType="separate"/>
            </w:r>
          </w:del>
          <w:ins w:id="195" w:author="Zhong MIng Tan" w:date="2020-10-17T15:02:00Z">
            <w:r w:rsidR="003275C3">
              <w:rPr>
                <w:b/>
                <w:bCs/>
                <w:noProof/>
                <w:lang w:val="en-US"/>
              </w:rPr>
              <w:t>Error! Hyperlink reference not valid.</w:t>
            </w:r>
          </w:ins>
          <w:del w:id="196" w:author="Zhong MIng Tan" w:date="2020-10-17T15:01:00Z">
            <w:r w:rsidR="002258E5" w:rsidRPr="00F64FC0" w:rsidDel="008843A7">
              <w:rPr>
                <w:rStyle w:val="Hyperlink"/>
                <w:rFonts w:cs="Times New Roman"/>
                <w:noProof/>
              </w:rPr>
              <w:delText>ABSTRACT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_Toc53583342 \h </w:delInstrText>
            </w:r>
            <w:r w:rsidR="002258E5" w:rsidDel="008843A7">
              <w:rPr>
                <w:noProof/>
                <w:webHidden/>
              </w:rPr>
            </w:r>
            <w:r w:rsidR="002258E5" w:rsidDel="008843A7">
              <w:rPr>
                <w:noProof/>
                <w:webHidden/>
              </w:rPr>
              <w:fldChar w:fldCharType="separate"/>
            </w:r>
            <w:r w:rsidR="002258E5" w:rsidDel="008843A7">
              <w:rPr>
                <w:noProof/>
                <w:webHidden/>
              </w:rPr>
              <w:delText>ii</w:delText>
            </w:r>
            <w:r w:rsidR="002258E5" w:rsidDel="008843A7">
              <w:rPr>
                <w:noProof/>
                <w:webHidden/>
              </w:rPr>
              <w:fldChar w:fldCharType="end"/>
            </w:r>
            <w:r w:rsidDel="008843A7">
              <w:rPr>
                <w:noProof/>
              </w:rPr>
              <w:fldChar w:fldCharType="end"/>
            </w:r>
          </w:del>
        </w:p>
        <w:p w14:paraId="7395F827" w14:textId="4C7B79AA" w:rsidR="002258E5" w:rsidDel="008843A7" w:rsidRDefault="000A382B">
          <w:pPr>
            <w:pStyle w:val="TOC1"/>
            <w:tabs>
              <w:tab w:val="right" w:leader="dot" w:pos="9016"/>
            </w:tabs>
            <w:rPr>
              <w:del w:id="197" w:author="Zhong MIng Tan" w:date="2020-10-17T15:01:00Z"/>
              <w:rFonts w:asciiTheme="minorHAnsi" w:hAnsiTheme="minorHAnsi"/>
              <w:noProof/>
              <w:sz w:val="22"/>
              <w:lang w:val="en-US"/>
            </w:rPr>
          </w:pPr>
          <w:del w:id="198" w:author="Zhong MIng Tan" w:date="2020-10-17T15:01:00Z">
            <w:r w:rsidDel="008843A7">
              <w:rPr>
                <w:noProof/>
              </w:rPr>
              <w:fldChar w:fldCharType="begin"/>
            </w:r>
            <w:r w:rsidDel="008843A7">
              <w:rPr>
                <w:noProof/>
              </w:rPr>
              <w:delInstrText xml:space="preserve"> HYPERLINK \l "_Toc53583343" </w:delInstrText>
            </w:r>
            <w:r w:rsidDel="008843A7">
              <w:rPr>
                <w:noProof/>
              </w:rPr>
              <w:fldChar w:fldCharType="separate"/>
            </w:r>
          </w:del>
          <w:ins w:id="199" w:author="Zhong MIng Tan" w:date="2020-10-17T15:02:00Z">
            <w:r w:rsidR="003275C3">
              <w:rPr>
                <w:b/>
                <w:bCs/>
                <w:noProof/>
                <w:lang w:val="en-US"/>
              </w:rPr>
              <w:t>Error! Hyperlink reference not valid.</w:t>
            </w:r>
          </w:ins>
          <w:del w:id="200" w:author="Zhong MIng Tan" w:date="2020-10-17T15:01:00Z">
            <w:r w:rsidR="002258E5" w:rsidRPr="00F64FC0" w:rsidDel="008843A7">
              <w:rPr>
                <w:rStyle w:val="Hyperlink"/>
                <w:rFonts w:cs="Times New Roman"/>
                <w:noProof/>
              </w:rPr>
              <w:delText>PRELIMINARY PAGE</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_Toc53583343 \h </w:delInstrText>
            </w:r>
            <w:r w:rsidR="002258E5" w:rsidDel="008843A7">
              <w:rPr>
                <w:noProof/>
                <w:webHidden/>
              </w:rPr>
            </w:r>
            <w:r w:rsidR="002258E5" w:rsidDel="008843A7">
              <w:rPr>
                <w:noProof/>
                <w:webHidden/>
              </w:rPr>
              <w:fldChar w:fldCharType="separate"/>
            </w:r>
            <w:r w:rsidR="002258E5" w:rsidDel="008843A7">
              <w:rPr>
                <w:noProof/>
                <w:webHidden/>
              </w:rPr>
              <w:delText>iii</w:delText>
            </w:r>
            <w:r w:rsidR="002258E5" w:rsidDel="008843A7">
              <w:rPr>
                <w:noProof/>
                <w:webHidden/>
              </w:rPr>
              <w:fldChar w:fldCharType="end"/>
            </w:r>
            <w:r w:rsidDel="008843A7">
              <w:rPr>
                <w:noProof/>
              </w:rPr>
              <w:fldChar w:fldCharType="end"/>
            </w:r>
          </w:del>
        </w:p>
        <w:p w14:paraId="5B5DE282" w14:textId="24780974" w:rsidR="002258E5" w:rsidDel="008843A7" w:rsidRDefault="000A382B">
          <w:pPr>
            <w:pStyle w:val="TOC2"/>
            <w:tabs>
              <w:tab w:val="right" w:leader="dot" w:pos="9016"/>
            </w:tabs>
            <w:rPr>
              <w:del w:id="201" w:author="Zhong MIng Tan" w:date="2020-10-17T15:01:00Z"/>
              <w:rFonts w:asciiTheme="minorHAnsi" w:hAnsiTheme="minorHAnsi"/>
              <w:noProof/>
              <w:sz w:val="22"/>
              <w:lang w:val="en-US"/>
            </w:rPr>
          </w:pPr>
          <w:del w:id="202" w:author="Zhong MIng Tan" w:date="2020-10-17T15:01:00Z">
            <w:r w:rsidDel="008843A7">
              <w:rPr>
                <w:noProof/>
              </w:rPr>
              <w:fldChar w:fldCharType="begin"/>
            </w:r>
            <w:r w:rsidDel="008843A7">
              <w:rPr>
                <w:noProof/>
              </w:rPr>
              <w:delInstrText xml:space="preserve"> HYPERLINK \l "_Toc53583344" </w:delInstrText>
            </w:r>
            <w:r w:rsidDel="008843A7">
              <w:rPr>
                <w:noProof/>
              </w:rPr>
              <w:fldChar w:fldCharType="separate"/>
            </w:r>
          </w:del>
          <w:ins w:id="203" w:author="Zhong MIng Tan" w:date="2020-10-17T15:02:00Z">
            <w:r w:rsidR="003275C3">
              <w:rPr>
                <w:b/>
                <w:bCs/>
                <w:noProof/>
                <w:lang w:val="en-US"/>
              </w:rPr>
              <w:t>Error! Hyperlink reference not valid.</w:t>
            </w:r>
          </w:ins>
          <w:del w:id="204" w:author="Zhong MIng Tan" w:date="2020-10-17T15:01:00Z">
            <w:r w:rsidR="002258E5" w:rsidRPr="00F64FC0" w:rsidDel="008843A7">
              <w:rPr>
                <w:rStyle w:val="Hyperlink"/>
                <w:rFonts w:cs="Times New Roman"/>
                <w:noProof/>
                <w:lang w:val="en-US"/>
              </w:rPr>
              <w:delText>List of abbreviations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_Toc53583344 \h </w:delInstrText>
            </w:r>
            <w:r w:rsidR="002258E5" w:rsidDel="008843A7">
              <w:rPr>
                <w:noProof/>
                <w:webHidden/>
              </w:rPr>
            </w:r>
            <w:r w:rsidR="002258E5" w:rsidDel="008843A7">
              <w:rPr>
                <w:noProof/>
                <w:webHidden/>
              </w:rPr>
              <w:fldChar w:fldCharType="separate"/>
            </w:r>
            <w:r w:rsidR="002258E5" w:rsidDel="008843A7">
              <w:rPr>
                <w:noProof/>
                <w:webHidden/>
              </w:rPr>
              <w:delText>iii</w:delText>
            </w:r>
            <w:r w:rsidR="002258E5" w:rsidDel="008843A7">
              <w:rPr>
                <w:noProof/>
                <w:webHidden/>
              </w:rPr>
              <w:fldChar w:fldCharType="end"/>
            </w:r>
            <w:r w:rsidDel="008843A7">
              <w:rPr>
                <w:noProof/>
              </w:rPr>
              <w:fldChar w:fldCharType="end"/>
            </w:r>
          </w:del>
        </w:p>
        <w:p w14:paraId="3BC77642" w14:textId="68C2DB24" w:rsidR="002258E5" w:rsidDel="008843A7" w:rsidRDefault="000A382B">
          <w:pPr>
            <w:pStyle w:val="TOC2"/>
            <w:tabs>
              <w:tab w:val="right" w:leader="dot" w:pos="9016"/>
            </w:tabs>
            <w:rPr>
              <w:del w:id="205" w:author="Zhong MIng Tan" w:date="2020-10-17T15:01:00Z"/>
              <w:rFonts w:asciiTheme="minorHAnsi" w:hAnsiTheme="minorHAnsi"/>
              <w:noProof/>
              <w:sz w:val="22"/>
              <w:lang w:val="en-US"/>
            </w:rPr>
          </w:pPr>
          <w:del w:id="206" w:author="Zhong MIng Tan" w:date="2020-10-17T15:01:00Z">
            <w:r w:rsidDel="008843A7">
              <w:rPr>
                <w:noProof/>
              </w:rPr>
              <w:fldChar w:fldCharType="begin"/>
            </w:r>
            <w:r w:rsidDel="008843A7">
              <w:rPr>
                <w:noProof/>
              </w:rPr>
              <w:delInstrText xml:space="preserve"> HYPERLINK \l "_Toc53583345" </w:delInstrText>
            </w:r>
            <w:r w:rsidDel="008843A7">
              <w:rPr>
                <w:noProof/>
              </w:rPr>
              <w:fldChar w:fldCharType="separate"/>
            </w:r>
          </w:del>
          <w:ins w:id="207" w:author="Zhong MIng Tan" w:date="2020-10-17T15:02:00Z">
            <w:r w:rsidR="003275C3">
              <w:rPr>
                <w:b/>
                <w:bCs/>
                <w:noProof/>
                <w:lang w:val="en-US"/>
              </w:rPr>
              <w:t>Error! Hyperlink reference not valid.</w:t>
            </w:r>
          </w:ins>
          <w:del w:id="208" w:author="Zhong MIng Tan" w:date="2020-10-17T15:01:00Z">
            <w:r w:rsidR="002258E5" w:rsidRPr="00F64FC0" w:rsidDel="008843A7">
              <w:rPr>
                <w:rStyle w:val="Hyperlink"/>
                <w:rFonts w:cs="Times New Roman"/>
                <w:noProof/>
                <w:lang w:val="en-US"/>
              </w:rPr>
              <w:delText>List of Tables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_Toc53583345 \h </w:delInstrText>
            </w:r>
            <w:r w:rsidR="002258E5" w:rsidDel="008843A7">
              <w:rPr>
                <w:noProof/>
                <w:webHidden/>
              </w:rPr>
            </w:r>
            <w:r w:rsidR="002258E5" w:rsidDel="008843A7">
              <w:rPr>
                <w:noProof/>
                <w:webHidden/>
              </w:rPr>
              <w:fldChar w:fldCharType="separate"/>
            </w:r>
            <w:r w:rsidR="002258E5" w:rsidDel="008843A7">
              <w:rPr>
                <w:noProof/>
                <w:webHidden/>
              </w:rPr>
              <w:delText>iv</w:delText>
            </w:r>
            <w:r w:rsidR="002258E5" w:rsidDel="008843A7">
              <w:rPr>
                <w:noProof/>
                <w:webHidden/>
              </w:rPr>
              <w:fldChar w:fldCharType="end"/>
            </w:r>
            <w:r w:rsidDel="008843A7">
              <w:rPr>
                <w:noProof/>
              </w:rPr>
              <w:fldChar w:fldCharType="end"/>
            </w:r>
          </w:del>
        </w:p>
        <w:p w14:paraId="6E10A46E" w14:textId="28CE153E" w:rsidR="002258E5" w:rsidDel="008843A7" w:rsidRDefault="000A382B">
          <w:pPr>
            <w:pStyle w:val="TOC2"/>
            <w:tabs>
              <w:tab w:val="right" w:leader="dot" w:pos="9016"/>
            </w:tabs>
            <w:rPr>
              <w:del w:id="209" w:author="Zhong MIng Tan" w:date="2020-10-17T15:01:00Z"/>
              <w:rFonts w:asciiTheme="minorHAnsi" w:hAnsiTheme="minorHAnsi"/>
              <w:noProof/>
              <w:sz w:val="22"/>
              <w:lang w:val="en-US"/>
            </w:rPr>
          </w:pPr>
          <w:del w:id="210" w:author="Zhong MIng Tan" w:date="2020-10-17T15:01:00Z">
            <w:r w:rsidDel="008843A7">
              <w:rPr>
                <w:noProof/>
              </w:rPr>
              <w:fldChar w:fldCharType="begin"/>
            </w:r>
            <w:r w:rsidDel="008843A7">
              <w:rPr>
                <w:noProof/>
              </w:rPr>
              <w:delInstrText xml:space="preserve"> HYPERLINK \l "_Toc53583346" </w:delInstrText>
            </w:r>
            <w:r w:rsidDel="008843A7">
              <w:rPr>
                <w:noProof/>
              </w:rPr>
              <w:fldChar w:fldCharType="separate"/>
            </w:r>
          </w:del>
          <w:ins w:id="211" w:author="Zhong MIng Tan" w:date="2020-10-17T15:02:00Z">
            <w:r w:rsidR="003275C3">
              <w:rPr>
                <w:b/>
                <w:bCs/>
                <w:noProof/>
                <w:lang w:val="en-US"/>
              </w:rPr>
              <w:t>Error! Hyperlink reference not valid.</w:t>
            </w:r>
          </w:ins>
          <w:del w:id="212" w:author="Zhong MIng Tan" w:date="2020-10-17T15:01:00Z">
            <w:r w:rsidR="002258E5" w:rsidRPr="00F64FC0" w:rsidDel="008843A7">
              <w:rPr>
                <w:rStyle w:val="Hyperlink"/>
                <w:rFonts w:cs="Times New Roman"/>
                <w:noProof/>
                <w:lang w:val="en-US"/>
              </w:rPr>
              <w:delText>List of Figures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_Toc53583346 \h </w:delInstrText>
            </w:r>
            <w:r w:rsidR="002258E5" w:rsidDel="008843A7">
              <w:rPr>
                <w:noProof/>
                <w:webHidden/>
              </w:rPr>
            </w:r>
            <w:r w:rsidR="002258E5" w:rsidDel="008843A7">
              <w:rPr>
                <w:noProof/>
                <w:webHidden/>
              </w:rPr>
              <w:fldChar w:fldCharType="separate"/>
            </w:r>
            <w:r w:rsidR="002258E5" w:rsidDel="008843A7">
              <w:rPr>
                <w:noProof/>
                <w:webHidden/>
              </w:rPr>
              <w:delText>v</w:delText>
            </w:r>
            <w:r w:rsidR="002258E5" w:rsidDel="008843A7">
              <w:rPr>
                <w:noProof/>
                <w:webHidden/>
              </w:rPr>
              <w:fldChar w:fldCharType="end"/>
            </w:r>
            <w:r w:rsidDel="008843A7">
              <w:rPr>
                <w:noProof/>
              </w:rPr>
              <w:fldChar w:fldCharType="end"/>
            </w:r>
          </w:del>
        </w:p>
        <w:p w14:paraId="0F8103BA" w14:textId="1215DD44" w:rsidR="002258E5" w:rsidDel="008843A7" w:rsidRDefault="000A382B">
          <w:pPr>
            <w:pStyle w:val="TOC2"/>
            <w:tabs>
              <w:tab w:val="right" w:leader="dot" w:pos="9016"/>
            </w:tabs>
            <w:rPr>
              <w:del w:id="213" w:author="Zhong MIng Tan" w:date="2020-10-17T15:01:00Z"/>
              <w:rFonts w:asciiTheme="minorHAnsi" w:hAnsiTheme="minorHAnsi"/>
              <w:noProof/>
              <w:sz w:val="22"/>
              <w:lang w:val="en-US"/>
            </w:rPr>
          </w:pPr>
          <w:del w:id="214" w:author="Zhong MIng Tan" w:date="2020-10-17T15:01:00Z">
            <w:r w:rsidDel="008843A7">
              <w:rPr>
                <w:noProof/>
              </w:rPr>
              <w:fldChar w:fldCharType="begin"/>
            </w:r>
            <w:r w:rsidDel="008843A7">
              <w:rPr>
                <w:noProof/>
              </w:rPr>
              <w:delInstrText xml:space="preserve"> HYPERLINK \l "_Toc53583347" </w:delInstrText>
            </w:r>
            <w:r w:rsidDel="008843A7">
              <w:rPr>
                <w:noProof/>
              </w:rPr>
              <w:fldChar w:fldCharType="separate"/>
            </w:r>
          </w:del>
          <w:ins w:id="215" w:author="Zhong MIng Tan" w:date="2020-10-17T15:02:00Z">
            <w:r w:rsidR="003275C3">
              <w:rPr>
                <w:b/>
                <w:bCs/>
                <w:noProof/>
                <w:lang w:val="en-US"/>
              </w:rPr>
              <w:t>Error! Hyperlink reference not valid.</w:t>
            </w:r>
          </w:ins>
          <w:del w:id="216" w:author="Zhong MIng Tan" w:date="2020-10-17T15:01:00Z">
            <w:r w:rsidR="002258E5" w:rsidRPr="00F64FC0" w:rsidDel="008843A7">
              <w:rPr>
                <w:rStyle w:val="Hyperlink"/>
                <w:rFonts w:cs="Times New Roman"/>
                <w:noProof/>
                <w:lang w:val="en-US"/>
              </w:rPr>
              <w:delText>List of Equations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_Toc53583347 \h </w:delInstrText>
            </w:r>
            <w:r w:rsidR="002258E5" w:rsidDel="008843A7">
              <w:rPr>
                <w:noProof/>
                <w:webHidden/>
              </w:rPr>
            </w:r>
            <w:r w:rsidR="002258E5" w:rsidDel="008843A7">
              <w:rPr>
                <w:noProof/>
                <w:webHidden/>
              </w:rPr>
              <w:fldChar w:fldCharType="separate"/>
            </w:r>
            <w:r w:rsidR="002258E5" w:rsidDel="008843A7">
              <w:rPr>
                <w:noProof/>
                <w:webHidden/>
              </w:rPr>
              <w:delText>v</w:delText>
            </w:r>
            <w:r w:rsidR="002258E5" w:rsidDel="008843A7">
              <w:rPr>
                <w:noProof/>
                <w:webHidden/>
              </w:rPr>
              <w:fldChar w:fldCharType="end"/>
            </w:r>
            <w:r w:rsidDel="008843A7">
              <w:rPr>
                <w:noProof/>
              </w:rPr>
              <w:fldChar w:fldCharType="end"/>
            </w:r>
          </w:del>
        </w:p>
        <w:p w14:paraId="6378C279" w14:textId="15B20B4E" w:rsidR="002258E5" w:rsidDel="008843A7" w:rsidRDefault="000A382B">
          <w:pPr>
            <w:pStyle w:val="TOC1"/>
            <w:tabs>
              <w:tab w:val="left" w:pos="480"/>
              <w:tab w:val="right" w:leader="dot" w:pos="9016"/>
            </w:tabs>
            <w:rPr>
              <w:del w:id="217" w:author="Zhong MIng Tan" w:date="2020-10-17T15:01:00Z"/>
              <w:rFonts w:asciiTheme="minorHAnsi" w:hAnsiTheme="minorHAnsi"/>
              <w:noProof/>
              <w:sz w:val="22"/>
              <w:lang w:val="en-US"/>
            </w:rPr>
          </w:pPr>
          <w:del w:id="218" w:author="Zhong MIng Tan" w:date="2020-10-17T15:01:00Z">
            <w:r w:rsidDel="008843A7">
              <w:rPr>
                <w:noProof/>
              </w:rPr>
              <w:fldChar w:fldCharType="begin"/>
            </w:r>
            <w:r w:rsidDel="008843A7">
              <w:rPr>
                <w:noProof/>
              </w:rPr>
              <w:delInstrText xml:space="preserve"> HYPERLINK \l "_Toc53583348" </w:delInstrText>
            </w:r>
            <w:r w:rsidDel="008843A7">
              <w:rPr>
                <w:noProof/>
              </w:rPr>
              <w:fldChar w:fldCharType="separate"/>
            </w:r>
          </w:del>
          <w:ins w:id="219" w:author="Zhong MIng Tan" w:date="2020-10-17T15:02:00Z">
            <w:r w:rsidR="003275C3">
              <w:rPr>
                <w:b/>
                <w:bCs/>
                <w:noProof/>
                <w:lang w:val="en-US"/>
              </w:rPr>
              <w:t>Error! Hyperlink reference not valid.</w:t>
            </w:r>
          </w:ins>
          <w:del w:id="220" w:author="Zhong MIng Tan" w:date="2020-10-17T15:01:00Z">
            <w:r w:rsidR="002258E5" w:rsidRPr="00F64FC0" w:rsidDel="008843A7">
              <w:rPr>
                <w:rStyle w:val="Hyperlink"/>
                <w:rFonts w:cs="Times New Roman"/>
                <w:noProof/>
              </w:rPr>
              <w:delText>1</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INTRODUCTION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_Toc53583348 \h </w:delInstrText>
            </w:r>
            <w:r w:rsidR="002258E5" w:rsidDel="008843A7">
              <w:rPr>
                <w:noProof/>
                <w:webHidden/>
              </w:rPr>
            </w:r>
            <w:r w:rsidR="002258E5" w:rsidDel="008843A7">
              <w:rPr>
                <w:noProof/>
                <w:webHidden/>
              </w:rPr>
              <w:fldChar w:fldCharType="separate"/>
            </w:r>
            <w:r w:rsidR="002258E5" w:rsidDel="008843A7">
              <w:rPr>
                <w:noProof/>
                <w:webHidden/>
              </w:rPr>
              <w:delText>1</w:delText>
            </w:r>
            <w:r w:rsidR="002258E5" w:rsidDel="008843A7">
              <w:rPr>
                <w:noProof/>
                <w:webHidden/>
              </w:rPr>
              <w:fldChar w:fldCharType="end"/>
            </w:r>
            <w:r w:rsidDel="008843A7">
              <w:rPr>
                <w:noProof/>
              </w:rPr>
              <w:fldChar w:fldCharType="end"/>
            </w:r>
          </w:del>
        </w:p>
        <w:p w14:paraId="2AC975DF" w14:textId="41C055F1" w:rsidR="002258E5" w:rsidDel="008843A7" w:rsidRDefault="000A382B">
          <w:pPr>
            <w:pStyle w:val="TOC2"/>
            <w:tabs>
              <w:tab w:val="left" w:pos="880"/>
              <w:tab w:val="right" w:leader="dot" w:pos="9016"/>
            </w:tabs>
            <w:rPr>
              <w:del w:id="221" w:author="Zhong MIng Tan" w:date="2020-10-17T15:01:00Z"/>
              <w:rFonts w:asciiTheme="minorHAnsi" w:hAnsiTheme="minorHAnsi"/>
              <w:noProof/>
              <w:sz w:val="22"/>
              <w:lang w:val="en-US"/>
            </w:rPr>
          </w:pPr>
          <w:del w:id="222" w:author="Zhong MIng Tan" w:date="2020-10-17T15:01:00Z">
            <w:r w:rsidDel="008843A7">
              <w:rPr>
                <w:noProof/>
              </w:rPr>
              <w:fldChar w:fldCharType="begin"/>
            </w:r>
            <w:r w:rsidDel="008843A7">
              <w:rPr>
                <w:noProof/>
              </w:rPr>
              <w:delInstrText xml:space="preserve"> HYPERLINK \l "_Toc53583349" </w:delInstrText>
            </w:r>
            <w:r w:rsidDel="008843A7">
              <w:rPr>
                <w:noProof/>
              </w:rPr>
              <w:fldChar w:fldCharType="separate"/>
            </w:r>
          </w:del>
          <w:ins w:id="223" w:author="Zhong MIng Tan" w:date="2020-10-17T15:02:00Z">
            <w:r w:rsidR="003275C3">
              <w:rPr>
                <w:b/>
                <w:bCs/>
                <w:noProof/>
                <w:lang w:val="en-US"/>
              </w:rPr>
              <w:t>Error! Hyperlink reference not valid.</w:t>
            </w:r>
          </w:ins>
          <w:del w:id="224" w:author="Zhong MIng Tan" w:date="2020-10-17T15:01:00Z">
            <w:r w:rsidR="002258E5" w:rsidRPr="00F64FC0" w:rsidDel="008843A7">
              <w:rPr>
                <w:rStyle w:val="Hyperlink"/>
                <w:rFonts w:cs="Times New Roman"/>
                <w:noProof/>
              </w:rPr>
              <w:delText>1.1</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Background</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_Toc53583349 \h </w:delInstrText>
            </w:r>
            <w:r w:rsidR="002258E5" w:rsidDel="008843A7">
              <w:rPr>
                <w:noProof/>
                <w:webHidden/>
              </w:rPr>
            </w:r>
            <w:r w:rsidR="002258E5" w:rsidDel="008843A7">
              <w:rPr>
                <w:noProof/>
                <w:webHidden/>
              </w:rPr>
              <w:fldChar w:fldCharType="separate"/>
            </w:r>
            <w:r w:rsidR="002258E5" w:rsidDel="008843A7">
              <w:rPr>
                <w:noProof/>
                <w:webHidden/>
              </w:rPr>
              <w:delText>1</w:delText>
            </w:r>
            <w:r w:rsidR="002258E5" w:rsidDel="008843A7">
              <w:rPr>
                <w:noProof/>
                <w:webHidden/>
              </w:rPr>
              <w:fldChar w:fldCharType="end"/>
            </w:r>
            <w:r w:rsidDel="008843A7">
              <w:rPr>
                <w:noProof/>
              </w:rPr>
              <w:fldChar w:fldCharType="end"/>
            </w:r>
          </w:del>
        </w:p>
        <w:p w14:paraId="0DBBC4A8" w14:textId="49D4CBB1" w:rsidR="002258E5" w:rsidDel="008843A7" w:rsidRDefault="000A382B">
          <w:pPr>
            <w:pStyle w:val="TOC2"/>
            <w:tabs>
              <w:tab w:val="left" w:pos="880"/>
              <w:tab w:val="right" w:leader="dot" w:pos="9016"/>
            </w:tabs>
            <w:rPr>
              <w:del w:id="225" w:author="Zhong MIng Tan" w:date="2020-10-17T15:01:00Z"/>
              <w:rFonts w:asciiTheme="minorHAnsi" w:hAnsiTheme="minorHAnsi"/>
              <w:noProof/>
              <w:sz w:val="22"/>
              <w:lang w:val="en-US"/>
            </w:rPr>
          </w:pPr>
          <w:del w:id="226" w:author="Zhong MIng Tan" w:date="2020-10-17T15:01:00Z">
            <w:r w:rsidDel="008843A7">
              <w:rPr>
                <w:noProof/>
              </w:rPr>
              <w:fldChar w:fldCharType="begin"/>
            </w:r>
            <w:r w:rsidDel="008843A7">
              <w:rPr>
                <w:noProof/>
              </w:rPr>
              <w:delInstrText xml:space="preserve"> HYPERLINK \l "_Toc53583350" </w:delInstrText>
            </w:r>
            <w:r w:rsidDel="008843A7">
              <w:rPr>
                <w:noProof/>
              </w:rPr>
              <w:fldChar w:fldCharType="separate"/>
            </w:r>
          </w:del>
          <w:ins w:id="227" w:author="Zhong MIng Tan" w:date="2020-10-17T15:02:00Z">
            <w:r w:rsidR="003275C3">
              <w:rPr>
                <w:b/>
                <w:bCs/>
                <w:noProof/>
                <w:lang w:val="en-US"/>
              </w:rPr>
              <w:t>Error! Hyperlink reference not valid.</w:t>
            </w:r>
          </w:ins>
          <w:del w:id="228" w:author="Zhong MIng Tan" w:date="2020-10-17T15:01:00Z">
            <w:r w:rsidR="002258E5" w:rsidRPr="00F64FC0" w:rsidDel="008843A7">
              <w:rPr>
                <w:rStyle w:val="Hyperlink"/>
                <w:rFonts w:cs="Times New Roman"/>
                <w:noProof/>
                <w:lang w:val="en-US"/>
              </w:rPr>
              <w:delText>1.2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Problem Statement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_Toc53583350 \h </w:delInstrText>
            </w:r>
            <w:r w:rsidR="002258E5" w:rsidDel="008843A7">
              <w:rPr>
                <w:noProof/>
                <w:webHidden/>
              </w:rPr>
            </w:r>
            <w:r w:rsidR="002258E5" w:rsidDel="008843A7">
              <w:rPr>
                <w:noProof/>
                <w:webHidden/>
              </w:rPr>
              <w:fldChar w:fldCharType="separate"/>
            </w:r>
            <w:r w:rsidR="002258E5" w:rsidDel="008843A7">
              <w:rPr>
                <w:noProof/>
                <w:webHidden/>
              </w:rPr>
              <w:delText>3</w:delText>
            </w:r>
            <w:r w:rsidR="002258E5" w:rsidDel="008843A7">
              <w:rPr>
                <w:noProof/>
                <w:webHidden/>
              </w:rPr>
              <w:fldChar w:fldCharType="end"/>
            </w:r>
            <w:r w:rsidDel="008843A7">
              <w:rPr>
                <w:noProof/>
              </w:rPr>
              <w:fldChar w:fldCharType="end"/>
            </w:r>
          </w:del>
        </w:p>
        <w:p w14:paraId="77740FEF" w14:textId="55EECCA1" w:rsidR="002258E5" w:rsidDel="008843A7" w:rsidRDefault="000A382B">
          <w:pPr>
            <w:pStyle w:val="TOC3"/>
            <w:tabs>
              <w:tab w:val="left" w:pos="1320"/>
              <w:tab w:val="right" w:leader="dot" w:pos="9016"/>
            </w:tabs>
            <w:rPr>
              <w:del w:id="229" w:author="Zhong MIng Tan" w:date="2020-10-17T15:01:00Z"/>
              <w:rFonts w:asciiTheme="minorHAnsi" w:hAnsiTheme="minorHAnsi"/>
              <w:noProof/>
              <w:sz w:val="22"/>
              <w:lang w:val="en-US"/>
            </w:rPr>
          </w:pPr>
          <w:del w:id="230" w:author="Zhong MIng Tan" w:date="2020-10-17T15:01:00Z">
            <w:r w:rsidDel="008843A7">
              <w:rPr>
                <w:noProof/>
              </w:rPr>
              <w:fldChar w:fldCharType="begin"/>
            </w:r>
            <w:r w:rsidDel="008843A7">
              <w:rPr>
                <w:noProof/>
              </w:rPr>
              <w:delInstrText xml:space="preserve"> HYPERLINK \l "_Toc53583351" </w:delInstrText>
            </w:r>
            <w:r w:rsidDel="008843A7">
              <w:rPr>
                <w:noProof/>
              </w:rPr>
              <w:fldChar w:fldCharType="separate"/>
            </w:r>
          </w:del>
          <w:ins w:id="231" w:author="Zhong MIng Tan" w:date="2020-10-17T15:02:00Z">
            <w:r w:rsidR="003275C3">
              <w:rPr>
                <w:b/>
                <w:bCs/>
                <w:noProof/>
                <w:lang w:val="en-US"/>
              </w:rPr>
              <w:t>Error! Hyperlink reference not valid.</w:t>
            </w:r>
          </w:ins>
          <w:del w:id="232" w:author="Zhong MIng Tan" w:date="2020-10-17T15:01:00Z">
            <w:r w:rsidR="002258E5" w:rsidRPr="00F64FC0" w:rsidDel="008843A7">
              <w:rPr>
                <w:rStyle w:val="Hyperlink"/>
                <w:rFonts w:cs="Times New Roman"/>
                <w:noProof/>
                <w:lang w:val="en-US"/>
              </w:rPr>
              <w:delText>1.2.1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Inaccurate to detect the plant health manually</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_Toc53583351 \h </w:delInstrText>
            </w:r>
            <w:r w:rsidR="002258E5" w:rsidDel="008843A7">
              <w:rPr>
                <w:noProof/>
                <w:webHidden/>
              </w:rPr>
            </w:r>
            <w:r w:rsidR="002258E5" w:rsidDel="008843A7">
              <w:rPr>
                <w:noProof/>
                <w:webHidden/>
              </w:rPr>
              <w:fldChar w:fldCharType="separate"/>
            </w:r>
            <w:r w:rsidR="002258E5" w:rsidDel="008843A7">
              <w:rPr>
                <w:noProof/>
                <w:webHidden/>
              </w:rPr>
              <w:delText>3</w:delText>
            </w:r>
            <w:r w:rsidR="002258E5" w:rsidDel="008843A7">
              <w:rPr>
                <w:noProof/>
                <w:webHidden/>
              </w:rPr>
              <w:fldChar w:fldCharType="end"/>
            </w:r>
            <w:r w:rsidDel="008843A7">
              <w:rPr>
                <w:noProof/>
              </w:rPr>
              <w:fldChar w:fldCharType="end"/>
            </w:r>
          </w:del>
        </w:p>
        <w:p w14:paraId="3A9438CA" w14:textId="719B39B2" w:rsidR="002258E5" w:rsidDel="008843A7" w:rsidRDefault="000A382B">
          <w:pPr>
            <w:pStyle w:val="TOC3"/>
            <w:tabs>
              <w:tab w:val="left" w:pos="1320"/>
              <w:tab w:val="right" w:leader="dot" w:pos="9016"/>
            </w:tabs>
            <w:rPr>
              <w:del w:id="233" w:author="Zhong MIng Tan" w:date="2020-10-17T15:01:00Z"/>
              <w:rFonts w:asciiTheme="minorHAnsi" w:hAnsiTheme="minorHAnsi"/>
              <w:noProof/>
              <w:sz w:val="22"/>
              <w:lang w:val="en-US"/>
            </w:rPr>
          </w:pPr>
          <w:del w:id="234" w:author="Zhong MIng Tan" w:date="2020-10-17T15:01:00Z">
            <w:r w:rsidDel="008843A7">
              <w:rPr>
                <w:noProof/>
              </w:rPr>
              <w:fldChar w:fldCharType="begin"/>
            </w:r>
            <w:r w:rsidDel="008843A7">
              <w:rPr>
                <w:noProof/>
              </w:rPr>
              <w:delInstrText xml:space="preserve"> HYPERLINK \l "_Toc53583352" </w:delInstrText>
            </w:r>
            <w:r w:rsidDel="008843A7">
              <w:rPr>
                <w:noProof/>
              </w:rPr>
              <w:fldChar w:fldCharType="separate"/>
            </w:r>
          </w:del>
          <w:ins w:id="235" w:author="Zhong MIng Tan" w:date="2020-10-17T15:02:00Z">
            <w:r w:rsidR="003275C3">
              <w:rPr>
                <w:b/>
                <w:bCs/>
                <w:noProof/>
                <w:lang w:val="en-US"/>
              </w:rPr>
              <w:t>Error! Hyperlink reference not valid.</w:t>
            </w:r>
          </w:ins>
          <w:del w:id="236" w:author="Zhong MIng Tan" w:date="2020-10-17T15:01:00Z">
            <w:r w:rsidR="002258E5" w:rsidRPr="00F64FC0" w:rsidDel="008843A7">
              <w:rPr>
                <w:rStyle w:val="Hyperlink"/>
                <w:rFonts w:cs="Times New Roman"/>
                <w:noProof/>
              </w:rPr>
              <w:delText>1.2.2</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Inconsistent to classify the plant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_Toc53583352 \h </w:delInstrText>
            </w:r>
            <w:r w:rsidR="002258E5" w:rsidDel="008843A7">
              <w:rPr>
                <w:noProof/>
                <w:webHidden/>
              </w:rPr>
            </w:r>
            <w:r w:rsidR="002258E5" w:rsidDel="008843A7">
              <w:rPr>
                <w:noProof/>
                <w:webHidden/>
              </w:rPr>
              <w:fldChar w:fldCharType="separate"/>
            </w:r>
            <w:r w:rsidR="002258E5" w:rsidDel="008843A7">
              <w:rPr>
                <w:noProof/>
                <w:webHidden/>
              </w:rPr>
              <w:delText>3</w:delText>
            </w:r>
            <w:r w:rsidR="002258E5" w:rsidDel="008843A7">
              <w:rPr>
                <w:noProof/>
                <w:webHidden/>
              </w:rPr>
              <w:fldChar w:fldCharType="end"/>
            </w:r>
            <w:r w:rsidDel="008843A7">
              <w:rPr>
                <w:noProof/>
              </w:rPr>
              <w:fldChar w:fldCharType="end"/>
            </w:r>
          </w:del>
        </w:p>
        <w:p w14:paraId="635365B0" w14:textId="2F481112" w:rsidR="002258E5" w:rsidDel="008843A7" w:rsidRDefault="000A382B">
          <w:pPr>
            <w:pStyle w:val="TOC3"/>
            <w:tabs>
              <w:tab w:val="left" w:pos="1320"/>
              <w:tab w:val="right" w:leader="dot" w:pos="9016"/>
            </w:tabs>
            <w:rPr>
              <w:del w:id="237" w:author="Zhong MIng Tan" w:date="2020-10-17T15:01:00Z"/>
              <w:rFonts w:asciiTheme="minorHAnsi" w:hAnsiTheme="minorHAnsi"/>
              <w:noProof/>
              <w:sz w:val="22"/>
              <w:lang w:val="en-US"/>
            </w:rPr>
          </w:pPr>
          <w:del w:id="238" w:author="Zhong MIng Tan" w:date="2020-10-17T15:01:00Z">
            <w:r w:rsidDel="008843A7">
              <w:rPr>
                <w:noProof/>
              </w:rPr>
              <w:fldChar w:fldCharType="begin"/>
            </w:r>
            <w:r w:rsidDel="008843A7">
              <w:rPr>
                <w:noProof/>
              </w:rPr>
              <w:delInstrText xml:space="preserve"> HYPERLINK \l "_Toc53583353" </w:delInstrText>
            </w:r>
            <w:r w:rsidDel="008843A7">
              <w:rPr>
                <w:noProof/>
              </w:rPr>
              <w:fldChar w:fldCharType="separate"/>
            </w:r>
          </w:del>
          <w:ins w:id="239" w:author="Zhong MIng Tan" w:date="2020-10-17T15:02:00Z">
            <w:r w:rsidR="003275C3">
              <w:rPr>
                <w:b/>
                <w:bCs/>
                <w:noProof/>
                <w:lang w:val="en-US"/>
              </w:rPr>
              <w:t>Error! Hyperlink reference not valid.</w:t>
            </w:r>
          </w:ins>
          <w:del w:id="240" w:author="Zhong MIng Tan" w:date="2020-10-17T15:01:00Z">
            <w:r w:rsidR="002258E5" w:rsidRPr="00F64FC0" w:rsidDel="008843A7">
              <w:rPr>
                <w:rStyle w:val="Hyperlink"/>
                <w:rFonts w:cs="Times New Roman"/>
                <w:noProof/>
              </w:rPr>
              <w:delText>1.2.3</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Inefficient to classify the plant due to human biological limitations.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_Toc53583353 \h </w:delInstrText>
            </w:r>
            <w:r w:rsidR="002258E5" w:rsidDel="008843A7">
              <w:rPr>
                <w:noProof/>
                <w:webHidden/>
              </w:rPr>
            </w:r>
            <w:r w:rsidR="002258E5" w:rsidDel="008843A7">
              <w:rPr>
                <w:noProof/>
                <w:webHidden/>
              </w:rPr>
              <w:fldChar w:fldCharType="separate"/>
            </w:r>
            <w:r w:rsidR="002258E5" w:rsidDel="008843A7">
              <w:rPr>
                <w:noProof/>
                <w:webHidden/>
              </w:rPr>
              <w:delText>3</w:delText>
            </w:r>
            <w:r w:rsidR="002258E5" w:rsidDel="008843A7">
              <w:rPr>
                <w:noProof/>
                <w:webHidden/>
              </w:rPr>
              <w:fldChar w:fldCharType="end"/>
            </w:r>
            <w:r w:rsidDel="008843A7">
              <w:rPr>
                <w:noProof/>
              </w:rPr>
              <w:fldChar w:fldCharType="end"/>
            </w:r>
          </w:del>
        </w:p>
        <w:p w14:paraId="1170F5A5" w14:textId="3D4A8259" w:rsidR="002258E5" w:rsidDel="008843A7" w:rsidRDefault="000A382B">
          <w:pPr>
            <w:pStyle w:val="TOC2"/>
            <w:tabs>
              <w:tab w:val="left" w:pos="880"/>
              <w:tab w:val="right" w:leader="dot" w:pos="9016"/>
            </w:tabs>
            <w:rPr>
              <w:del w:id="241" w:author="Zhong MIng Tan" w:date="2020-10-17T15:01:00Z"/>
              <w:rFonts w:asciiTheme="minorHAnsi" w:hAnsiTheme="minorHAnsi"/>
              <w:noProof/>
              <w:sz w:val="22"/>
              <w:lang w:val="en-US"/>
            </w:rPr>
          </w:pPr>
          <w:del w:id="242" w:author="Zhong MIng Tan" w:date="2020-10-17T15:01:00Z">
            <w:r w:rsidDel="008843A7">
              <w:rPr>
                <w:noProof/>
              </w:rPr>
              <w:fldChar w:fldCharType="begin"/>
            </w:r>
            <w:r w:rsidDel="008843A7">
              <w:rPr>
                <w:noProof/>
              </w:rPr>
              <w:delInstrText xml:space="preserve"> HYPERLINK \l "_Toc53583354" </w:delInstrText>
            </w:r>
            <w:r w:rsidDel="008843A7">
              <w:rPr>
                <w:noProof/>
              </w:rPr>
              <w:fldChar w:fldCharType="separate"/>
            </w:r>
          </w:del>
          <w:ins w:id="243" w:author="Zhong MIng Tan" w:date="2020-10-17T15:02:00Z">
            <w:r w:rsidR="003275C3">
              <w:rPr>
                <w:b/>
                <w:bCs/>
                <w:noProof/>
                <w:lang w:val="en-US"/>
              </w:rPr>
              <w:t>Error! Hyperlink reference not valid.</w:t>
            </w:r>
          </w:ins>
          <w:del w:id="244" w:author="Zhong MIng Tan" w:date="2020-10-17T15:01:00Z">
            <w:r w:rsidR="002258E5" w:rsidRPr="00F64FC0" w:rsidDel="008843A7">
              <w:rPr>
                <w:rStyle w:val="Hyperlink"/>
                <w:rFonts w:cs="Times New Roman"/>
                <w:noProof/>
              </w:rPr>
              <w:delText>1.3</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Objectives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_Toc53583354 \h </w:delInstrText>
            </w:r>
            <w:r w:rsidR="002258E5" w:rsidDel="008843A7">
              <w:rPr>
                <w:noProof/>
                <w:webHidden/>
              </w:rPr>
            </w:r>
            <w:r w:rsidR="002258E5" w:rsidDel="008843A7">
              <w:rPr>
                <w:noProof/>
                <w:webHidden/>
              </w:rPr>
              <w:fldChar w:fldCharType="separate"/>
            </w:r>
            <w:r w:rsidR="002258E5" w:rsidDel="008843A7">
              <w:rPr>
                <w:noProof/>
                <w:webHidden/>
              </w:rPr>
              <w:delText>4</w:delText>
            </w:r>
            <w:r w:rsidR="002258E5" w:rsidDel="008843A7">
              <w:rPr>
                <w:noProof/>
                <w:webHidden/>
              </w:rPr>
              <w:fldChar w:fldCharType="end"/>
            </w:r>
            <w:r w:rsidDel="008843A7">
              <w:rPr>
                <w:noProof/>
              </w:rPr>
              <w:fldChar w:fldCharType="end"/>
            </w:r>
          </w:del>
        </w:p>
        <w:p w14:paraId="358C7337" w14:textId="7584736A" w:rsidR="002258E5" w:rsidDel="008843A7" w:rsidRDefault="000A382B">
          <w:pPr>
            <w:pStyle w:val="TOC3"/>
            <w:tabs>
              <w:tab w:val="left" w:pos="1320"/>
              <w:tab w:val="right" w:leader="dot" w:pos="9016"/>
            </w:tabs>
            <w:rPr>
              <w:del w:id="245" w:author="Zhong MIng Tan" w:date="2020-10-17T15:01:00Z"/>
              <w:rFonts w:asciiTheme="minorHAnsi" w:hAnsiTheme="minorHAnsi"/>
              <w:noProof/>
              <w:sz w:val="22"/>
              <w:lang w:val="en-US"/>
            </w:rPr>
          </w:pPr>
          <w:del w:id="246" w:author="Zhong MIng Tan" w:date="2020-10-17T15:01:00Z">
            <w:r w:rsidDel="008843A7">
              <w:rPr>
                <w:noProof/>
              </w:rPr>
              <w:fldChar w:fldCharType="begin"/>
            </w:r>
            <w:r w:rsidDel="008843A7">
              <w:rPr>
                <w:noProof/>
              </w:rPr>
              <w:delInstrText xml:space="preserve"> HYPERLINK \l "_Toc53583355" </w:delInstrText>
            </w:r>
            <w:r w:rsidDel="008843A7">
              <w:rPr>
                <w:noProof/>
              </w:rPr>
              <w:fldChar w:fldCharType="separate"/>
            </w:r>
          </w:del>
          <w:ins w:id="247" w:author="Zhong MIng Tan" w:date="2020-10-17T15:02:00Z">
            <w:r w:rsidR="003275C3">
              <w:rPr>
                <w:b/>
                <w:bCs/>
                <w:noProof/>
                <w:lang w:val="en-US"/>
              </w:rPr>
              <w:t>Error! Hyperlink reference not valid.</w:t>
            </w:r>
          </w:ins>
          <w:del w:id="248" w:author="Zhong MIng Tan" w:date="2020-10-17T15:01:00Z">
            <w:r w:rsidR="002258E5" w:rsidRPr="00F64FC0" w:rsidDel="008843A7">
              <w:rPr>
                <w:rStyle w:val="Hyperlink"/>
                <w:rFonts w:cs="Times New Roman"/>
                <w:noProof/>
              </w:rPr>
              <w:delText>1.3.1</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To improve the accuracy to identify the health of plant by using computer vision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_Toc53583355 \h </w:delInstrText>
            </w:r>
            <w:r w:rsidR="002258E5" w:rsidDel="008843A7">
              <w:rPr>
                <w:noProof/>
                <w:webHidden/>
              </w:rPr>
            </w:r>
            <w:r w:rsidR="002258E5" w:rsidDel="008843A7">
              <w:rPr>
                <w:noProof/>
                <w:webHidden/>
              </w:rPr>
              <w:fldChar w:fldCharType="separate"/>
            </w:r>
            <w:r w:rsidR="002258E5" w:rsidDel="008843A7">
              <w:rPr>
                <w:noProof/>
                <w:webHidden/>
              </w:rPr>
              <w:delText>4</w:delText>
            </w:r>
            <w:r w:rsidR="002258E5" w:rsidDel="008843A7">
              <w:rPr>
                <w:noProof/>
                <w:webHidden/>
              </w:rPr>
              <w:fldChar w:fldCharType="end"/>
            </w:r>
            <w:r w:rsidDel="008843A7">
              <w:rPr>
                <w:noProof/>
              </w:rPr>
              <w:fldChar w:fldCharType="end"/>
            </w:r>
          </w:del>
        </w:p>
        <w:p w14:paraId="682CC844" w14:textId="15DBA21D" w:rsidR="002258E5" w:rsidDel="008843A7" w:rsidRDefault="000A382B">
          <w:pPr>
            <w:pStyle w:val="TOC3"/>
            <w:tabs>
              <w:tab w:val="left" w:pos="1320"/>
              <w:tab w:val="right" w:leader="dot" w:pos="9016"/>
            </w:tabs>
            <w:rPr>
              <w:del w:id="249" w:author="Zhong MIng Tan" w:date="2020-10-17T15:01:00Z"/>
              <w:rFonts w:asciiTheme="minorHAnsi" w:hAnsiTheme="minorHAnsi"/>
              <w:noProof/>
              <w:sz w:val="22"/>
              <w:lang w:val="en-US"/>
            </w:rPr>
          </w:pPr>
          <w:del w:id="250" w:author="Zhong MIng Tan" w:date="2020-10-17T15:01:00Z">
            <w:r w:rsidDel="008843A7">
              <w:rPr>
                <w:noProof/>
              </w:rPr>
              <w:fldChar w:fldCharType="begin"/>
            </w:r>
            <w:r w:rsidDel="008843A7">
              <w:rPr>
                <w:noProof/>
              </w:rPr>
              <w:delInstrText xml:space="preserve"> HYPERLINK \l "_Toc53583356" </w:delInstrText>
            </w:r>
            <w:r w:rsidDel="008843A7">
              <w:rPr>
                <w:noProof/>
              </w:rPr>
              <w:fldChar w:fldCharType="separate"/>
            </w:r>
          </w:del>
          <w:ins w:id="251" w:author="Zhong MIng Tan" w:date="2020-10-17T15:02:00Z">
            <w:r w:rsidR="003275C3">
              <w:rPr>
                <w:b/>
                <w:bCs/>
                <w:noProof/>
                <w:lang w:val="en-US"/>
              </w:rPr>
              <w:t>Error! Hyperlink reference not valid.</w:t>
            </w:r>
          </w:ins>
          <w:del w:id="252" w:author="Zhong MIng Tan" w:date="2020-10-17T15:01:00Z">
            <w:r w:rsidR="002258E5" w:rsidRPr="00F64FC0" w:rsidDel="008843A7">
              <w:rPr>
                <w:rStyle w:val="Hyperlink"/>
                <w:rFonts w:cs="Times New Roman"/>
                <w:noProof/>
              </w:rPr>
              <w:delText>1.3.2</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To improve the consistency of classification of plant health condition by using machine learning</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_Toc53583356 \h </w:delInstrText>
            </w:r>
            <w:r w:rsidR="002258E5" w:rsidDel="008843A7">
              <w:rPr>
                <w:noProof/>
                <w:webHidden/>
              </w:rPr>
            </w:r>
            <w:r w:rsidR="002258E5" w:rsidDel="008843A7">
              <w:rPr>
                <w:noProof/>
                <w:webHidden/>
              </w:rPr>
              <w:fldChar w:fldCharType="separate"/>
            </w:r>
            <w:r w:rsidR="002258E5" w:rsidDel="008843A7">
              <w:rPr>
                <w:noProof/>
                <w:webHidden/>
              </w:rPr>
              <w:delText>4</w:delText>
            </w:r>
            <w:r w:rsidR="002258E5" w:rsidDel="008843A7">
              <w:rPr>
                <w:noProof/>
                <w:webHidden/>
              </w:rPr>
              <w:fldChar w:fldCharType="end"/>
            </w:r>
            <w:r w:rsidDel="008843A7">
              <w:rPr>
                <w:noProof/>
              </w:rPr>
              <w:fldChar w:fldCharType="end"/>
            </w:r>
          </w:del>
        </w:p>
        <w:p w14:paraId="190BB6E4" w14:textId="26B3CB85" w:rsidR="002258E5" w:rsidDel="008843A7" w:rsidRDefault="000A382B">
          <w:pPr>
            <w:pStyle w:val="TOC3"/>
            <w:tabs>
              <w:tab w:val="left" w:pos="1320"/>
              <w:tab w:val="right" w:leader="dot" w:pos="9016"/>
            </w:tabs>
            <w:rPr>
              <w:del w:id="253" w:author="Zhong MIng Tan" w:date="2020-10-17T15:01:00Z"/>
              <w:rFonts w:asciiTheme="minorHAnsi" w:hAnsiTheme="minorHAnsi"/>
              <w:noProof/>
              <w:sz w:val="22"/>
              <w:lang w:val="en-US"/>
            </w:rPr>
          </w:pPr>
          <w:del w:id="254" w:author="Zhong MIng Tan" w:date="2020-10-17T15:01:00Z">
            <w:r w:rsidDel="008843A7">
              <w:rPr>
                <w:noProof/>
              </w:rPr>
              <w:fldChar w:fldCharType="begin"/>
            </w:r>
            <w:r w:rsidDel="008843A7">
              <w:rPr>
                <w:noProof/>
              </w:rPr>
              <w:delInstrText xml:space="preserve"> HYPERLINK \l "_Toc53583357" </w:delInstrText>
            </w:r>
            <w:r w:rsidDel="008843A7">
              <w:rPr>
                <w:noProof/>
              </w:rPr>
              <w:fldChar w:fldCharType="separate"/>
            </w:r>
          </w:del>
          <w:ins w:id="255" w:author="Zhong MIng Tan" w:date="2020-10-17T15:02:00Z">
            <w:r w:rsidR="003275C3">
              <w:rPr>
                <w:b/>
                <w:bCs/>
                <w:noProof/>
                <w:lang w:val="en-US"/>
              </w:rPr>
              <w:t>Error! Hyperlink reference not valid.</w:t>
            </w:r>
          </w:ins>
          <w:del w:id="256" w:author="Zhong MIng Tan" w:date="2020-10-17T15:01:00Z">
            <w:r w:rsidR="002258E5" w:rsidRPr="00F64FC0" w:rsidDel="008843A7">
              <w:rPr>
                <w:rStyle w:val="Hyperlink"/>
                <w:rFonts w:cs="Times New Roman"/>
                <w:noProof/>
              </w:rPr>
              <w:delText>1.3.3</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To improve the efficiency to identify the plant health condition by using electronic devices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_Toc53583357 \h </w:delInstrText>
            </w:r>
            <w:r w:rsidR="002258E5" w:rsidDel="008843A7">
              <w:rPr>
                <w:noProof/>
                <w:webHidden/>
              </w:rPr>
            </w:r>
            <w:r w:rsidR="002258E5" w:rsidDel="008843A7">
              <w:rPr>
                <w:noProof/>
                <w:webHidden/>
              </w:rPr>
              <w:fldChar w:fldCharType="separate"/>
            </w:r>
            <w:r w:rsidR="002258E5" w:rsidDel="008843A7">
              <w:rPr>
                <w:noProof/>
                <w:webHidden/>
              </w:rPr>
              <w:delText>4</w:delText>
            </w:r>
            <w:r w:rsidR="002258E5" w:rsidDel="008843A7">
              <w:rPr>
                <w:noProof/>
                <w:webHidden/>
              </w:rPr>
              <w:fldChar w:fldCharType="end"/>
            </w:r>
            <w:r w:rsidDel="008843A7">
              <w:rPr>
                <w:noProof/>
              </w:rPr>
              <w:fldChar w:fldCharType="end"/>
            </w:r>
          </w:del>
        </w:p>
        <w:p w14:paraId="717408AA" w14:textId="688C9D03" w:rsidR="002258E5" w:rsidDel="008843A7" w:rsidRDefault="000A382B">
          <w:pPr>
            <w:pStyle w:val="TOC2"/>
            <w:tabs>
              <w:tab w:val="left" w:pos="880"/>
              <w:tab w:val="right" w:leader="dot" w:pos="9016"/>
            </w:tabs>
            <w:rPr>
              <w:del w:id="257" w:author="Zhong MIng Tan" w:date="2020-10-17T15:01:00Z"/>
              <w:rFonts w:asciiTheme="minorHAnsi" w:hAnsiTheme="minorHAnsi"/>
              <w:noProof/>
              <w:sz w:val="22"/>
              <w:lang w:val="en-US"/>
            </w:rPr>
          </w:pPr>
          <w:del w:id="258" w:author="Zhong MIng Tan" w:date="2020-10-17T15:01:00Z">
            <w:r w:rsidDel="008843A7">
              <w:rPr>
                <w:noProof/>
              </w:rPr>
              <w:fldChar w:fldCharType="begin"/>
            </w:r>
            <w:r w:rsidDel="008843A7">
              <w:rPr>
                <w:noProof/>
              </w:rPr>
              <w:delInstrText xml:space="preserve"> HYPERLINK \l "_Toc53583358" </w:delInstrText>
            </w:r>
            <w:r w:rsidDel="008843A7">
              <w:rPr>
                <w:noProof/>
              </w:rPr>
              <w:fldChar w:fldCharType="separate"/>
            </w:r>
          </w:del>
          <w:ins w:id="259" w:author="Zhong MIng Tan" w:date="2020-10-17T15:02:00Z">
            <w:r w:rsidR="003275C3">
              <w:rPr>
                <w:b/>
                <w:bCs/>
                <w:noProof/>
                <w:lang w:val="en-US"/>
              </w:rPr>
              <w:t>Error! Hyperlink reference not valid.</w:t>
            </w:r>
          </w:ins>
          <w:del w:id="260" w:author="Zhong MIng Tan" w:date="2020-10-17T15:01:00Z">
            <w:r w:rsidR="002258E5" w:rsidRPr="00F64FC0" w:rsidDel="008843A7">
              <w:rPr>
                <w:rStyle w:val="Hyperlink"/>
                <w:rFonts w:cs="Times New Roman"/>
                <w:noProof/>
                <w:lang w:val="en-US"/>
              </w:rPr>
              <w:delText>1.4</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Scope</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_Toc53583358 \h </w:delInstrText>
            </w:r>
            <w:r w:rsidR="002258E5" w:rsidDel="008843A7">
              <w:rPr>
                <w:noProof/>
                <w:webHidden/>
              </w:rPr>
            </w:r>
            <w:r w:rsidR="002258E5" w:rsidDel="008843A7">
              <w:rPr>
                <w:noProof/>
                <w:webHidden/>
              </w:rPr>
              <w:fldChar w:fldCharType="separate"/>
            </w:r>
            <w:r w:rsidR="002258E5" w:rsidDel="008843A7">
              <w:rPr>
                <w:noProof/>
                <w:webHidden/>
              </w:rPr>
              <w:delText>5</w:delText>
            </w:r>
            <w:r w:rsidR="002258E5" w:rsidDel="008843A7">
              <w:rPr>
                <w:noProof/>
                <w:webHidden/>
              </w:rPr>
              <w:fldChar w:fldCharType="end"/>
            </w:r>
            <w:r w:rsidDel="008843A7">
              <w:rPr>
                <w:noProof/>
              </w:rPr>
              <w:fldChar w:fldCharType="end"/>
            </w:r>
          </w:del>
        </w:p>
        <w:p w14:paraId="0B7D58AC" w14:textId="7471BC8A" w:rsidR="002258E5" w:rsidDel="008843A7" w:rsidRDefault="000A382B">
          <w:pPr>
            <w:pStyle w:val="TOC2"/>
            <w:tabs>
              <w:tab w:val="left" w:pos="880"/>
              <w:tab w:val="right" w:leader="dot" w:pos="9016"/>
            </w:tabs>
            <w:rPr>
              <w:del w:id="261" w:author="Zhong MIng Tan" w:date="2020-10-17T15:01:00Z"/>
              <w:rFonts w:asciiTheme="minorHAnsi" w:hAnsiTheme="minorHAnsi"/>
              <w:noProof/>
              <w:sz w:val="22"/>
              <w:lang w:val="en-US"/>
            </w:rPr>
          </w:pPr>
          <w:del w:id="262" w:author="Zhong MIng Tan" w:date="2020-10-17T15:01:00Z">
            <w:r w:rsidDel="008843A7">
              <w:rPr>
                <w:noProof/>
              </w:rPr>
              <w:fldChar w:fldCharType="begin"/>
            </w:r>
            <w:r w:rsidDel="008843A7">
              <w:rPr>
                <w:noProof/>
              </w:rPr>
              <w:delInstrText xml:space="preserve"> HYPERLINK \l "_Toc53583359" </w:delInstrText>
            </w:r>
            <w:r w:rsidDel="008843A7">
              <w:rPr>
                <w:noProof/>
              </w:rPr>
              <w:fldChar w:fldCharType="separate"/>
            </w:r>
          </w:del>
          <w:ins w:id="263" w:author="Zhong MIng Tan" w:date="2020-10-17T15:02:00Z">
            <w:r w:rsidR="003275C3">
              <w:rPr>
                <w:b/>
                <w:bCs/>
                <w:noProof/>
                <w:lang w:val="en-US"/>
              </w:rPr>
              <w:t>Error! Hyperlink reference not valid.</w:t>
            </w:r>
          </w:ins>
          <w:del w:id="264" w:author="Zhong MIng Tan" w:date="2020-10-17T15:01:00Z">
            <w:r w:rsidR="002258E5" w:rsidRPr="00F64FC0" w:rsidDel="008843A7">
              <w:rPr>
                <w:rStyle w:val="Hyperlink"/>
                <w:rFonts w:cs="Times New Roman"/>
                <w:noProof/>
                <w:lang w:val="en-US"/>
              </w:rPr>
              <w:delText>1.5</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Benefits and Significance</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_Toc53583359 \h </w:delInstrText>
            </w:r>
            <w:r w:rsidR="002258E5" w:rsidDel="008843A7">
              <w:rPr>
                <w:noProof/>
                <w:webHidden/>
              </w:rPr>
            </w:r>
            <w:r w:rsidR="002258E5" w:rsidDel="008843A7">
              <w:rPr>
                <w:noProof/>
                <w:webHidden/>
              </w:rPr>
              <w:fldChar w:fldCharType="separate"/>
            </w:r>
            <w:r w:rsidR="002258E5" w:rsidDel="008843A7">
              <w:rPr>
                <w:noProof/>
                <w:webHidden/>
              </w:rPr>
              <w:delText>6</w:delText>
            </w:r>
            <w:r w:rsidR="002258E5" w:rsidDel="008843A7">
              <w:rPr>
                <w:noProof/>
                <w:webHidden/>
              </w:rPr>
              <w:fldChar w:fldCharType="end"/>
            </w:r>
            <w:r w:rsidDel="008843A7">
              <w:rPr>
                <w:noProof/>
              </w:rPr>
              <w:fldChar w:fldCharType="end"/>
            </w:r>
          </w:del>
        </w:p>
        <w:p w14:paraId="62BF7C26" w14:textId="1ECF8C2A" w:rsidR="002258E5" w:rsidDel="008843A7" w:rsidRDefault="000A382B">
          <w:pPr>
            <w:pStyle w:val="TOC2"/>
            <w:tabs>
              <w:tab w:val="left" w:pos="880"/>
              <w:tab w:val="right" w:leader="dot" w:pos="9016"/>
            </w:tabs>
            <w:rPr>
              <w:del w:id="265" w:author="Zhong MIng Tan" w:date="2020-10-17T15:01:00Z"/>
              <w:rFonts w:asciiTheme="minorHAnsi" w:hAnsiTheme="minorHAnsi"/>
              <w:noProof/>
              <w:sz w:val="22"/>
              <w:lang w:val="en-US"/>
            </w:rPr>
          </w:pPr>
          <w:del w:id="266" w:author="Zhong MIng Tan" w:date="2020-10-17T15:01:00Z">
            <w:r w:rsidDel="008843A7">
              <w:rPr>
                <w:noProof/>
              </w:rPr>
              <w:fldChar w:fldCharType="begin"/>
            </w:r>
            <w:r w:rsidDel="008843A7">
              <w:rPr>
                <w:noProof/>
              </w:rPr>
              <w:delInstrText xml:space="preserve"> HYPERLINK \l "_Toc53583360" </w:delInstrText>
            </w:r>
            <w:r w:rsidDel="008843A7">
              <w:rPr>
                <w:noProof/>
              </w:rPr>
              <w:fldChar w:fldCharType="separate"/>
            </w:r>
          </w:del>
          <w:ins w:id="267" w:author="Zhong MIng Tan" w:date="2020-10-17T15:02:00Z">
            <w:r w:rsidR="003275C3">
              <w:rPr>
                <w:b/>
                <w:bCs/>
                <w:noProof/>
                <w:lang w:val="en-US"/>
              </w:rPr>
              <w:t>Error! Hyperlink reference not valid.</w:t>
            </w:r>
          </w:ins>
          <w:del w:id="268" w:author="Zhong MIng Tan" w:date="2020-10-17T15:01:00Z">
            <w:r w:rsidR="002258E5" w:rsidRPr="00F64FC0" w:rsidDel="008843A7">
              <w:rPr>
                <w:rStyle w:val="Hyperlink"/>
                <w:rFonts w:cs="Times New Roman"/>
                <w:noProof/>
                <w:lang w:val="en-US"/>
              </w:rPr>
              <w:delText>1.6</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Constraint &amp; Limitation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_Toc53583360 \h </w:delInstrText>
            </w:r>
            <w:r w:rsidR="002258E5" w:rsidDel="008843A7">
              <w:rPr>
                <w:noProof/>
                <w:webHidden/>
              </w:rPr>
            </w:r>
            <w:r w:rsidR="002258E5" w:rsidDel="008843A7">
              <w:rPr>
                <w:noProof/>
                <w:webHidden/>
              </w:rPr>
              <w:fldChar w:fldCharType="separate"/>
            </w:r>
            <w:r w:rsidR="002258E5" w:rsidDel="008843A7">
              <w:rPr>
                <w:noProof/>
                <w:webHidden/>
              </w:rPr>
              <w:delText>8</w:delText>
            </w:r>
            <w:r w:rsidR="002258E5" w:rsidDel="008843A7">
              <w:rPr>
                <w:noProof/>
                <w:webHidden/>
              </w:rPr>
              <w:fldChar w:fldCharType="end"/>
            </w:r>
            <w:r w:rsidDel="008843A7">
              <w:rPr>
                <w:noProof/>
              </w:rPr>
              <w:fldChar w:fldCharType="end"/>
            </w:r>
          </w:del>
        </w:p>
        <w:p w14:paraId="670AAA73" w14:textId="24C33110" w:rsidR="002258E5" w:rsidDel="008843A7" w:rsidRDefault="000A382B">
          <w:pPr>
            <w:pStyle w:val="TOC3"/>
            <w:tabs>
              <w:tab w:val="left" w:pos="1320"/>
              <w:tab w:val="right" w:leader="dot" w:pos="9016"/>
            </w:tabs>
            <w:rPr>
              <w:del w:id="269" w:author="Zhong MIng Tan" w:date="2020-10-17T15:01:00Z"/>
              <w:rFonts w:asciiTheme="minorHAnsi" w:hAnsiTheme="minorHAnsi"/>
              <w:noProof/>
              <w:sz w:val="22"/>
              <w:lang w:val="en-US"/>
            </w:rPr>
          </w:pPr>
          <w:del w:id="270" w:author="Zhong MIng Tan" w:date="2020-10-17T15:01:00Z">
            <w:r w:rsidDel="008843A7">
              <w:rPr>
                <w:noProof/>
              </w:rPr>
              <w:fldChar w:fldCharType="begin"/>
            </w:r>
            <w:r w:rsidDel="008843A7">
              <w:rPr>
                <w:noProof/>
              </w:rPr>
              <w:delInstrText xml:space="preserve"> HYPERLINK \l "_Toc53583361" </w:delInstrText>
            </w:r>
            <w:r w:rsidDel="008843A7">
              <w:rPr>
                <w:noProof/>
              </w:rPr>
              <w:fldChar w:fldCharType="separate"/>
            </w:r>
          </w:del>
          <w:ins w:id="271" w:author="Zhong MIng Tan" w:date="2020-10-17T15:02:00Z">
            <w:r w:rsidR="003275C3">
              <w:rPr>
                <w:b/>
                <w:bCs/>
                <w:noProof/>
                <w:lang w:val="en-US"/>
              </w:rPr>
              <w:t>Error! Hyperlink reference not valid.</w:t>
            </w:r>
          </w:ins>
          <w:del w:id="272" w:author="Zhong MIng Tan" w:date="2020-10-17T15:01:00Z">
            <w:r w:rsidR="002258E5" w:rsidRPr="00F64FC0" w:rsidDel="008843A7">
              <w:rPr>
                <w:rStyle w:val="Hyperlink"/>
                <w:rFonts w:cs="Times New Roman"/>
                <w:noProof/>
                <w:lang w:val="en-US"/>
              </w:rPr>
              <w:delText>1.6.1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Mobile Platform</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_Toc53583361 \h </w:delInstrText>
            </w:r>
            <w:r w:rsidR="002258E5" w:rsidDel="008843A7">
              <w:rPr>
                <w:noProof/>
                <w:webHidden/>
              </w:rPr>
            </w:r>
            <w:r w:rsidR="002258E5" w:rsidDel="008843A7">
              <w:rPr>
                <w:noProof/>
                <w:webHidden/>
              </w:rPr>
              <w:fldChar w:fldCharType="separate"/>
            </w:r>
            <w:r w:rsidR="002258E5" w:rsidDel="008843A7">
              <w:rPr>
                <w:noProof/>
                <w:webHidden/>
              </w:rPr>
              <w:delText>8</w:delText>
            </w:r>
            <w:r w:rsidR="002258E5" w:rsidDel="008843A7">
              <w:rPr>
                <w:noProof/>
                <w:webHidden/>
              </w:rPr>
              <w:fldChar w:fldCharType="end"/>
            </w:r>
            <w:r w:rsidDel="008843A7">
              <w:rPr>
                <w:noProof/>
              </w:rPr>
              <w:fldChar w:fldCharType="end"/>
            </w:r>
          </w:del>
        </w:p>
        <w:p w14:paraId="1F39E628" w14:textId="368741BC" w:rsidR="002258E5" w:rsidDel="008843A7" w:rsidRDefault="000A382B">
          <w:pPr>
            <w:pStyle w:val="TOC1"/>
            <w:tabs>
              <w:tab w:val="left" w:pos="480"/>
              <w:tab w:val="right" w:leader="dot" w:pos="9016"/>
            </w:tabs>
            <w:rPr>
              <w:del w:id="273" w:author="Zhong MIng Tan" w:date="2020-10-17T15:01:00Z"/>
              <w:rFonts w:asciiTheme="minorHAnsi" w:hAnsiTheme="minorHAnsi"/>
              <w:noProof/>
              <w:sz w:val="22"/>
              <w:lang w:val="en-US"/>
            </w:rPr>
          </w:pPr>
          <w:del w:id="274" w:author="Zhong MIng Tan" w:date="2020-10-17T15:01:00Z">
            <w:r w:rsidDel="008843A7">
              <w:rPr>
                <w:noProof/>
              </w:rPr>
              <w:fldChar w:fldCharType="begin"/>
            </w:r>
            <w:r w:rsidDel="008843A7">
              <w:rPr>
                <w:noProof/>
              </w:rPr>
              <w:delInstrText xml:space="preserve"> HYPERLINK \l "_Toc53583362" </w:delInstrText>
            </w:r>
            <w:r w:rsidDel="008843A7">
              <w:rPr>
                <w:noProof/>
              </w:rPr>
              <w:fldChar w:fldCharType="separate"/>
            </w:r>
          </w:del>
          <w:ins w:id="275" w:author="Zhong MIng Tan" w:date="2020-10-17T15:02:00Z">
            <w:r w:rsidR="003275C3">
              <w:rPr>
                <w:b/>
                <w:bCs/>
                <w:noProof/>
                <w:lang w:val="en-US"/>
              </w:rPr>
              <w:t>Error! Hyperlink reference not valid.</w:t>
            </w:r>
          </w:ins>
          <w:del w:id="276" w:author="Zhong MIng Tan" w:date="2020-10-17T15:01:00Z">
            <w:r w:rsidR="002258E5" w:rsidRPr="00F64FC0" w:rsidDel="008843A7">
              <w:rPr>
                <w:rStyle w:val="Hyperlink"/>
                <w:rFonts w:cs="Times New Roman"/>
                <w:noProof/>
              </w:rPr>
              <w:delText>2</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LITERATURE REVIEW</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_Toc53583362 \h </w:delInstrText>
            </w:r>
            <w:r w:rsidR="002258E5" w:rsidDel="008843A7">
              <w:rPr>
                <w:noProof/>
                <w:webHidden/>
              </w:rPr>
            </w:r>
            <w:r w:rsidR="002258E5" w:rsidDel="008843A7">
              <w:rPr>
                <w:noProof/>
                <w:webHidden/>
              </w:rPr>
              <w:fldChar w:fldCharType="separate"/>
            </w:r>
            <w:r w:rsidR="002258E5" w:rsidDel="008843A7">
              <w:rPr>
                <w:noProof/>
                <w:webHidden/>
              </w:rPr>
              <w:delText>9</w:delText>
            </w:r>
            <w:r w:rsidR="002258E5" w:rsidDel="008843A7">
              <w:rPr>
                <w:noProof/>
                <w:webHidden/>
              </w:rPr>
              <w:fldChar w:fldCharType="end"/>
            </w:r>
            <w:r w:rsidDel="008843A7">
              <w:rPr>
                <w:noProof/>
              </w:rPr>
              <w:fldChar w:fldCharType="end"/>
            </w:r>
          </w:del>
        </w:p>
        <w:p w14:paraId="0B3F40FC" w14:textId="384BDB90" w:rsidR="002258E5" w:rsidDel="008843A7" w:rsidRDefault="000A382B">
          <w:pPr>
            <w:pStyle w:val="TOC2"/>
            <w:tabs>
              <w:tab w:val="left" w:pos="880"/>
              <w:tab w:val="right" w:leader="dot" w:pos="9016"/>
            </w:tabs>
            <w:rPr>
              <w:del w:id="277" w:author="Zhong MIng Tan" w:date="2020-10-17T15:01:00Z"/>
              <w:rFonts w:asciiTheme="minorHAnsi" w:hAnsiTheme="minorHAnsi"/>
              <w:noProof/>
              <w:sz w:val="22"/>
              <w:lang w:val="en-US"/>
            </w:rPr>
          </w:pPr>
          <w:del w:id="278" w:author="Zhong MIng Tan" w:date="2020-10-17T15:01:00Z">
            <w:r w:rsidDel="008843A7">
              <w:rPr>
                <w:noProof/>
              </w:rPr>
              <w:fldChar w:fldCharType="begin"/>
            </w:r>
            <w:r w:rsidDel="008843A7">
              <w:rPr>
                <w:noProof/>
              </w:rPr>
              <w:delInstrText xml:space="preserve"> HYPERLINK \l "_Toc53583363" </w:delInstrText>
            </w:r>
            <w:r w:rsidDel="008843A7">
              <w:rPr>
                <w:noProof/>
              </w:rPr>
              <w:fldChar w:fldCharType="separate"/>
            </w:r>
          </w:del>
          <w:ins w:id="279" w:author="Zhong MIng Tan" w:date="2020-10-17T15:02:00Z">
            <w:r w:rsidR="003275C3">
              <w:rPr>
                <w:b/>
                <w:bCs/>
                <w:noProof/>
                <w:lang w:val="en-US"/>
              </w:rPr>
              <w:t>Error! Hyperlink reference not valid.</w:t>
            </w:r>
          </w:ins>
          <w:del w:id="280" w:author="Zhong MIng Tan" w:date="2020-10-17T15:01:00Z">
            <w:r w:rsidR="002258E5" w:rsidRPr="00F64FC0" w:rsidDel="008843A7">
              <w:rPr>
                <w:rStyle w:val="Hyperlink"/>
                <w:rFonts w:cs="Times New Roman"/>
                <w:noProof/>
                <w:lang w:val="en-US"/>
              </w:rPr>
              <w:delText>2.1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A Comparative Study of Recognition Technique Used for Development of Automatic Stuttered Speech Dysfluency Recognition System</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_Toc53583363 \h </w:delInstrText>
            </w:r>
            <w:r w:rsidR="002258E5" w:rsidDel="008843A7">
              <w:rPr>
                <w:noProof/>
                <w:webHidden/>
              </w:rPr>
            </w:r>
            <w:r w:rsidR="002258E5" w:rsidDel="008843A7">
              <w:rPr>
                <w:noProof/>
                <w:webHidden/>
              </w:rPr>
              <w:fldChar w:fldCharType="separate"/>
            </w:r>
            <w:r w:rsidR="002258E5" w:rsidDel="008843A7">
              <w:rPr>
                <w:noProof/>
                <w:webHidden/>
              </w:rPr>
              <w:delText>9</w:delText>
            </w:r>
            <w:r w:rsidR="002258E5" w:rsidDel="008843A7">
              <w:rPr>
                <w:noProof/>
                <w:webHidden/>
              </w:rPr>
              <w:fldChar w:fldCharType="end"/>
            </w:r>
            <w:r w:rsidDel="008843A7">
              <w:rPr>
                <w:noProof/>
              </w:rPr>
              <w:fldChar w:fldCharType="end"/>
            </w:r>
          </w:del>
        </w:p>
        <w:p w14:paraId="14ACBCB8" w14:textId="2AB6A365" w:rsidR="002258E5" w:rsidDel="008843A7" w:rsidRDefault="000A382B">
          <w:pPr>
            <w:pStyle w:val="TOC2"/>
            <w:tabs>
              <w:tab w:val="left" w:pos="880"/>
              <w:tab w:val="right" w:leader="dot" w:pos="9016"/>
            </w:tabs>
            <w:rPr>
              <w:del w:id="281" w:author="Zhong MIng Tan" w:date="2020-10-17T15:01:00Z"/>
              <w:rFonts w:asciiTheme="minorHAnsi" w:hAnsiTheme="minorHAnsi"/>
              <w:noProof/>
              <w:sz w:val="22"/>
              <w:lang w:val="en-US"/>
            </w:rPr>
          </w:pPr>
          <w:del w:id="282" w:author="Zhong MIng Tan" w:date="2020-10-17T15:01:00Z">
            <w:r w:rsidDel="008843A7">
              <w:rPr>
                <w:noProof/>
              </w:rPr>
              <w:fldChar w:fldCharType="begin"/>
            </w:r>
            <w:r w:rsidDel="008843A7">
              <w:rPr>
                <w:noProof/>
              </w:rPr>
              <w:delInstrText xml:space="preserve"> HYPERLINK \l "_Toc53583364" </w:delInstrText>
            </w:r>
            <w:r w:rsidDel="008843A7">
              <w:rPr>
                <w:noProof/>
              </w:rPr>
              <w:fldChar w:fldCharType="separate"/>
            </w:r>
          </w:del>
          <w:ins w:id="283" w:author="Zhong MIng Tan" w:date="2020-10-17T15:02:00Z">
            <w:r w:rsidR="003275C3">
              <w:rPr>
                <w:b/>
                <w:bCs/>
                <w:noProof/>
                <w:lang w:val="en-US"/>
              </w:rPr>
              <w:t>Error! Hyperlink reference not valid.</w:t>
            </w:r>
          </w:ins>
          <w:del w:id="284" w:author="Zhong MIng Tan" w:date="2020-10-17T15:01:00Z">
            <w:r w:rsidR="002258E5" w:rsidRPr="00F64FC0" w:rsidDel="008843A7">
              <w:rPr>
                <w:rStyle w:val="Hyperlink"/>
                <w:rFonts w:cs="Times New Roman"/>
                <w:noProof/>
                <w:lang w:val="en-US"/>
              </w:rPr>
              <w:delText>2.2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Literature on related technology, development platforms and tools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_Toc53583364 \h </w:delInstrText>
            </w:r>
            <w:r w:rsidR="002258E5" w:rsidDel="008843A7">
              <w:rPr>
                <w:noProof/>
                <w:webHidden/>
              </w:rPr>
            </w:r>
            <w:r w:rsidR="002258E5" w:rsidDel="008843A7">
              <w:rPr>
                <w:noProof/>
                <w:webHidden/>
              </w:rPr>
              <w:fldChar w:fldCharType="separate"/>
            </w:r>
            <w:r w:rsidR="002258E5" w:rsidDel="008843A7">
              <w:rPr>
                <w:noProof/>
                <w:webHidden/>
              </w:rPr>
              <w:delText>9</w:delText>
            </w:r>
            <w:r w:rsidR="002258E5" w:rsidDel="008843A7">
              <w:rPr>
                <w:noProof/>
                <w:webHidden/>
              </w:rPr>
              <w:fldChar w:fldCharType="end"/>
            </w:r>
            <w:r w:rsidDel="008843A7">
              <w:rPr>
                <w:noProof/>
              </w:rPr>
              <w:fldChar w:fldCharType="end"/>
            </w:r>
          </w:del>
        </w:p>
        <w:p w14:paraId="41D0A906" w14:textId="16EF8B69" w:rsidR="002258E5" w:rsidDel="008843A7" w:rsidRDefault="000A382B">
          <w:pPr>
            <w:pStyle w:val="TOC2"/>
            <w:tabs>
              <w:tab w:val="left" w:pos="880"/>
              <w:tab w:val="right" w:leader="dot" w:pos="9016"/>
            </w:tabs>
            <w:rPr>
              <w:del w:id="285" w:author="Zhong MIng Tan" w:date="2020-10-17T15:01:00Z"/>
              <w:rFonts w:asciiTheme="minorHAnsi" w:hAnsiTheme="minorHAnsi"/>
              <w:noProof/>
              <w:sz w:val="22"/>
              <w:lang w:val="en-US"/>
            </w:rPr>
          </w:pPr>
          <w:del w:id="286" w:author="Zhong MIng Tan" w:date="2020-10-17T15:01:00Z">
            <w:r w:rsidDel="008843A7">
              <w:rPr>
                <w:noProof/>
              </w:rPr>
              <w:fldChar w:fldCharType="begin"/>
            </w:r>
            <w:r w:rsidDel="008843A7">
              <w:rPr>
                <w:noProof/>
              </w:rPr>
              <w:delInstrText xml:space="preserve"> HYPERLINK \l "_Toc53583365" </w:delInstrText>
            </w:r>
            <w:r w:rsidDel="008843A7">
              <w:rPr>
                <w:noProof/>
              </w:rPr>
              <w:fldChar w:fldCharType="separate"/>
            </w:r>
          </w:del>
          <w:ins w:id="287" w:author="Zhong MIng Tan" w:date="2020-10-17T15:02:00Z">
            <w:r w:rsidR="003275C3">
              <w:rPr>
                <w:b/>
                <w:bCs/>
                <w:noProof/>
                <w:lang w:val="en-US"/>
              </w:rPr>
              <w:t>Error! Hyperlink reference not valid.</w:t>
            </w:r>
          </w:ins>
          <w:del w:id="288" w:author="Zhong MIng Tan" w:date="2020-10-17T15:01:00Z">
            <w:r w:rsidR="002258E5" w:rsidRPr="00F64FC0" w:rsidDel="008843A7">
              <w:rPr>
                <w:rStyle w:val="Hyperlink"/>
                <w:noProof/>
              </w:rPr>
              <w:delText>2.3</w:delText>
            </w:r>
            <w:r w:rsidR="002258E5" w:rsidDel="008843A7">
              <w:rPr>
                <w:rFonts w:asciiTheme="minorHAnsi" w:hAnsiTheme="minorHAnsi"/>
                <w:noProof/>
                <w:sz w:val="22"/>
                <w:lang w:val="en-US"/>
              </w:rPr>
              <w:tab/>
            </w:r>
            <w:r w:rsidR="002258E5" w:rsidRPr="00F64FC0" w:rsidDel="008843A7">
              <w:rPr>
                <w:rStyle w:val="Hyperlink"/>
                <w:noProof/>
              </w:rPr>
              <w:delText>Speech Recognition and Correction of a Stuttered Speech</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_Toc53583365 \h </w:delInstrText>
            </w:r>
            <w:r w:rsidR="002258E5" w:rsidDel="008843A7">
              <w:rPr>
                <w:noProof/>
                <w:webHidden/>
              </w:rPr>
            </w:r>
            <w:r w:rsidR="002258E5" w:rsidDel="008843A7">
              <w:rPr>
                <w:noProof/>
                <w:webHidden/>
              </w:rPr>
              <w:fldChar w:fldCharType="separate"/>
            </w:r>
            <w:r w:rsidR="002258E5" w:rsidDel="008843A7">
              <w:rPr>
                <w:noProof/>
                <w:webHidden/>
              </w:rPr>
              <w:delText>12</w:delText>
            </w:r>
            <w:r w:rsidR="002258E5" w:rsidDel="008843A7">
              <w:rPr>
                <w:noProof/>
                <w:webHidden/>
              </w:rPr>
              <w:fldChar w:fldCharType="end"/>
            </w:r>
            <w:r w:rsidDel="008843A7">
              <w:rPr>
                <w:noProof/>
              </w:rPr>
              <w:fldChar w:fldCharType="end"/>
            </w:r>
          </w:del>
        </w:p>
        <w:p w14:paraId="7CF11E46" w14:textId="3FD98216" w:rsidR="002258E5" w:rsidDel="008843A7" w:rsidRDefault="000A382B">
          <w:pPr>
            <w:pStyle w:val="TOC2"/>
            <w:tabs>
              <w:tab w:val="left" w:pos="880"/>
              <w:tab w:val="right" w:leader="dot" w:pos="9016"/>
            </w:tabs>
            <w:rPr>
              <w:del w:id="289" w:author="Zhong MIng Tan" w:date="2020-10-17T15:01:00Z"/>
              <w:rFonts w:asciiTheme="minorHAnsi" w:hAnsiTheme="minorHAnsi"/>
              <w:noProof/>
              <w:sz w:val="22"/>
              <w:lang w:val="en-US"/>
            </w:rPr>
          </w:pPr>
          <w:del w:id="290" w:author="Zhong MIng Tan" w:date="2020-10-17T15:01:00Z">
            <w:r w:rsidDel="008843A7">
              <w:rPr>
                <w:noProof/>
              </w:rPr>
              <w:fldChar w:fldCharType="begin"/>
            </w:r>
            <w:r w:rsidDel="008843A7">
              <w:rPr>
                <w:noProof/>
              </w:rPr>
              <w:delInstrText xml:space="preserve"> HYPERLINK \l "_Toc53583366" </w:delInstrText>
            </w:r>
            <w:r w:rsidDel="008843A7">
              <w:rPr>
                <w:noProof/>
              </w:rPr>
              <w:fldChar w:fldCharType="separate"/>
            </w:r>
          </w:del>
          <w:ins w:id="291" w:author="Zhong MIng Tan" w:date="2020-10-17T15:02:00Z">
            <w:r w:rsidR="003275C3">
              <w:rPr>
                <w:b/>
                <w:bCs/>
                <w:noProof/>
                <w:lang w:val="en-US"/>
              </w:rPr>
              <w:t>Error! Hyperlink reference not valid.</w:t>
            </w:r>
          </w:ins>
          <w:del w:id="292" w:author="Zhong MIng Tan" w:date="2020-10-17T15:01:00Z">
            <w:r w:rsidR="002258E5" w:rsidRPr="00F64FC0" w:rsidDel="008843A7">
              <w:rPr>
                <w:rStyle w:val="Hyperlink"/>
                <w:noProof/>
              </w:rPr>
              <w:delText>2.4</w:delText>
            </w:r>
            <w:r w:rsidR="002258E5" w:rsidDel="008843A7">
              <w:rPr>
                <w:rFonts w:asciiTheme="minorHAnsi" w:hAnsiTheme="minorHAnsi"/>
                <w:noProof/>
                <w:sz w:val="22"/>
                <w:lang w:val="en-US"/>
              </w:rPr>
              <w:tab/>
            </w:r>
            <w:r w:rsidR="002258E5" w:rsidRPr="00F64FC0" w:rsidDel="008843A7">
              <w:rPr>
                <w:rStyle w:val="Hyperlink"/>
                <w:noProof/>
              </w:rPr>
              <w:delText>Deep Speech 2 : End-to-End Speech Recognition in English and Mandarin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_Toc53583366 \h </w:delInstrText>
            </w:r>
            <w:r w:rsidR="002258E5" w:rsidDel="008843A7">
              <w:rPr>
                <w:noProof/>
                <w:webHidden/>
              </w:rPr>
            </w:r>
            <w:r w:rsidR="002258E5" w:rsidDel="008843A7">
              <w:rPr>
                <w:noProof/>
                <w:webHidden/>
              </w:rPr>
              <w:fldChar w:fldCharType="separate"/>
            </w:r>
            <w:r w:rsidR="002258E5" w:rsidDel="008843A7">
              <w:rPr>
                <w:noProof/>
                <w:webHidden/>
              </w:rPr>
              <w:delText>12</w:delText>
            </w:r>
            <w:r w:rsidR="002258E5" w:rsidDel="008843A7">
              <w:rPr>
                <w:noProof/>
                <w:webHidden/>
              </w:rPr>
              <w:fldChar w:fldCharType="end"/>
            </w:r>
            <w:r w:rsidDel="008843A7">
              <w:rPr>
                <w:noProof/>
              </w:rPr>
              <w:fldChar w:fldCharType="end"/>
            </w:r>
          </w:del>
        </w:p>
        <w:p w14:paraId="49234E21" w14:textId="09ED4431" w:rsidR="002258E5" w:rsidDel="008843A7" w:rsidRDefault="000A382B">
          <w:pPr>
            <w:pStyle w:val="TOC1"/>
            <w:tabs>
              <w:tab w:val="left" w:pos="480"/>
              <w:tab w:val="right" w:leader="dot" w:pos="9016"/>
            </w:tabs>
            <w:rPr>
              <w:del w:id="293" w:author="Zhong MIng Tan" w:date="2020-10-17T15:01:00Z"/>
              <w:rFonts w:asciiTheme="minorHAnsi" w:hAnsiTheme="minorHAnsi"/>
              <w:noProof/>
              <w:sz w:val="22"/>
              <w:lang w:val="en-US"/>
            </w:rPr>
          </w:pPr>
          <w:del w:id="294" w:author="Zhong MIng Tan" w:date="2020-10-17T15:01:00Z">
            <w:r w:rsidDel="008843A7">
              <w:rPr>
                <w:noProof/>
              </w:rPr>
              <w:fldChar w:fldCharType="begin"/>
            </w:r>
            <w:r w:rsidDel="008843A7">
              <w:rPr>
                <w:noProof/>
              </w:rPr>
              <w:delInstrText xml:space="preserve"> HYPERLINK \l "_Toc53583367" </w:delInstrText>
            </w:r>
            <w:r w:rsidDel="008843A7">
              <w:rPr>
                <w:noProof/>
              </w:rPr>
              <w:fldChar w:fldCharType="separate"/>
            </w:r>
          </w:del>
          <w:ins w:id="295" w:author="Zhong MIng Tan" w:date="2020-10-17T15:02:00Z">
            <w:r w:rsidR="003275C3">
              <w:rPr>
                <w:b/>
                <w:bCs/>
                <w:noProof/>
                <w:lang w:val="en-US"/>
              </w:rPr>
              <w:t>Error! Hyperlink reference not valid.</w:t>
            </w:r>
          </w:ins>
          <w:del w:id="296" w:author="Zhong MIng Tan" w:date="2020-10-17T15:01:00Z">
            <w:r w:rsidR="002258E5" w:rsidRPr="00F64FC0" w:rsidDel="008843A7">
              <w:rPr>
                <w:rStyle w:val="Hyperlink"/>
                <w:rFonts w:cs="Times New Roman"/>
                <w:noProof/>
              </w:rPr>
              <w:delText>3</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RESEARCH TECHNOLOGY</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_Toc53583367 \h </w:delInstrText>
            </w:r>
            <w:r w:rsidR="002258E5" w:rsidDel="008843A7">
              <w:rPr>
                <w:noProof/>
                <w:webHidden/>
              </w:rPr>
            </w:r>
            <w:r w:rsidR="002258E5" w:rsidDel="008843A7">
              <w:rPr>
                <w:noProof/>
                <w:webHidden/>
              </w:rPr>
              <w:fldChar w:fldCharType="separate"/>
            </w:r>
            <w:r w:rsidR="002258E5" w:rsidDel="008843A7">
              <w:rPr>
                <w:noProof/>
                <w:webHidden/>
              </w:rPr>
              <w:delText>12</w:delText>
            </w:r>
            <w:r w:rsidR="002258E5" w:rsidDel="008843A7">
              <w:rPr>
                <w:noProof/>
                <w:webHidden/>
              </w:rPr>
              <w:fldChar w:fldCharType="end"/>
            </w:r>
            <w:r w:rsidDel="008843A7">
              <w:rPr>
                <w:noProof/>
              </w:rPr>
              <w:fldChar w:fldCharType="end"/>
            </w:r>
          </w:del>
        </w:p>
        <w:p w14:paraId="6A7914A3" w14:textId="1FF27C46" w:rsidR="002258E5" w:rsidDel="008843A7" w:rsidRDefault="000A382B">
          <w:pPr>
            <w:pStyle w:val="TOC2"/>
            <w:tabs>
              <w:tab w:val="left" w:pos="880"/>
              <w:tab w:val="right" w:leader="dot" w:pos="9016"/>
            </w:tabs>
            <w:rPr>
              <w:del w:id="297" w:author="Zhong MIng Tan" w:date="2020-10-17T15:01:00Z"/>
              <w:rFonts w:asciiTheme="minorHAnsi" w:hAnsiTheme="minorHAnsi"/>
              <w:noProof/>
              <w:sz w:val="22"/>
              <w:lang w:val="en-US"/>
            </w:rPr>
          </w:pPr>
          <w:del w:id="298" w:author="Zhong MIng Tan" w:date="2020-10-17T15:01:00Z">
            <w:r w:rsidDel="008843A7">
              <w:rPr>
                <w:noProof/>
              </w:rPr>
              <w:fldChar w:fldCharType="begin"/>
            </w:r>
            <w:r w:rsidDel="008843A7">
              <w:rPr>
                <w:noProof/>
              </w:rPr>
              <w:delInstrText xml:space="preserve"> HYPERLINK \l "_Toc53583368" </w:delInstrText>
            </w:r>
            <w:r w:rsidDel="008843A7">
              <w:rPr>
                <w:noProof/>
              </w:rPr>
              <w:fldChar w:fldCharType="separate"/>
            </w:r>
          </w:del>
          <w:ins w:id="299" w:author="Zhong MIng Tan" w:date="2020-10-17T15:02:00Z">
            <w:r w:rsidR="003275C3">
              <w:rPr>
                <w:b/>
                <w:bCs/>
                <w:noProof/>
                <w:lang w:val="en-US"/>
              </w:rPr>
              <w:t>Error! Hyperlink reference not valid.</w:t>
            </w:r>
          </w:ins>
          <w:del w:id="300" w:author="Zhong MIng Tan" w:date="2020-10-17T15:01:00Z">
            <w:r w:rsidR="002258E5" w:rsidRPr="00F64FC0" w:rsidDel="008843A7">
              <w:rPr>
                <w:rStyle w:val="Hyperlink"/>
                <w:rFonts w:cs="Times New Roman"/>
                <w:noProof/>
                <w:lang w:val="en-US"/>
              </w:rPr>
              <w:delText>3.1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Methodology</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_Toc53583368 \h </w:delInstrText>
            </w:r>
            <w:r w:rsidR="002258E5" w:rsidDel="008843A7">
              <w:rPr>
                <w:noProof/>
                <w:webHidden/>
              </w:rPr>
            </w:r>
            <w:r w:rsidR="002258E5" w:rsidDel="008843A7">
              <w:rPr>
                <w:noProof/>
                <w:webHidden/>
              </w:rPr>
              <w:fldChar w:fldCharType="separate"/>
            </w:r>
            <w:r w:rsidR="002258E5" w:rsidDel="008843A7">
              <w:rPr>
                <w:noProof/>
                <w:webHidden/>
              </w:rPr>
              <w:delText>12</w:delText>
            </w:r>
            <w:r w:rsidR="002258E5" w:rsidDel="008843A7">
              <w:rPr>
                <w:noProof/>
                <w:webHidden/>
              </w:rPr>
              <w:fldChar w:fldCharType="end"/>
            </w:r>
            <w:r w:rsidDel="008843A7">
              <w:rPr>
                <w:noProof/>
              </w:rPr>
              <w:fldChar w:fldCharType="end"/>
            </w:r>
          </w:del>
        </w:p>
        <w:p w14:paraId="4219AA73" w14:textId="05F2BC32" w:rsidR="002258E5" w:rsidDel="008843A7" w:rsidRDefault="000A382B">
          <w:pPr>
            <w:pStyle w:val="TOC3"/>
            <w:tabs>
              <w:tab w:val="left" w:pos="1320"/>
              <w:tab w:val="right" w:leader="dot" w:pos="9016"/>
            </w:tabs>
            <w:rPr>
              <w:del w:id="301" w:author="Zhong MIng Tan" w:date="2020-10-17T15:01:00Z"/>
              <w:rFonts w:asciiTheme="minorHAnsi" w:hAnsiTheme="minorHAnsi"/>
              <w:noProof/>
              <w:sz w:val="22"/>
              <w:lang w:val="en-US"/>
            </w:rPr>
          </w:pPr>
          <w:del w:id="302" w:author="Zhong MIng Tan" w:date="2020-10-17T15:01:00Z">
            <w:r w:rsidDel="008843A7">
              <w:rPr>
                <w:noProof/>
              </w:rPr>
              <w:fldChar w:fldCharType="begin"/>
            </w:r>
            <w:r w:rsidDel="008843A7">
              <w:rPr>
                <w:noProof/>
              </w:rPr>
              <w:delInstrText xml:space="preserve"> HYPERLINK \l "_Toc53583369" </w:delInstrText>
            </w:r>
            <w:r w:rsidDel="008843A7">
              <w:rPr>
                <w:noProof/>
              </w:rPr>
              <w:fldChar w:fldCharType="separate"/>
            </w:r>
          </w:del>
          <w:ins w:id="303" w:author="Zhong MIng Tan" w:date="2020-10-17T15:02:00Z">
            <w:r w:rsidR="003275C3">
              <w:rPr>
                <w:b/>
                <w:bCs/>
                <w:noProof/>
                <w:lang w:val="en-US"/>
              </w:rPr>
              <w:t>Error! Hyperlink reference not valid.</w:t>
            </w:r>
          </w:ins>
          <w:del w:id="304" w:author="Zhong MIng Tan" w:date="2020-10-17T15:01:00Z">
            <w:r w:rsidR="002258E5" w:rsidRPr="00F64FC0" w:rsidDel="008843A7">
              <w:rPr>
                <w:rStyle w:val="Hyperlink"/>
                <w:rFonts w:cs="Times New Roman"/>
                <w:noProof/>
              </w:rPr>
              <w:delText>3.1.1</w:delText>
            </w:r>
            <w:r w:rsidR="002258E5" w:rsidDel="008843A7">
              <w:rPr>
                <w:rFonts w:asciiTheme="minorHAnsi" w:hAnsiTheme="minorHAnsi"/>
                <w:noProof/>
                <w:sz w:val="22"/>
                <w:lang w:val="en-US"/>
              </w:rPr>
              <w:tab/>
            </w:r>
            <w:r w:rsidR="002258E5" w:rsidRPr="00F64FC0" w:rsidDel="008843A7">
              <w:rPr>
                <w:rStyle w:val="Hyperlink"/>
                <w:rFonts w:cs="Times New Roman"/>
                <w:noProof/>
                <w:shd w:val="clear" w:color="auto" w:fill="FFFFFF"/>
              </w:rPr>
              <w:delText>Organization Structure, Role and Responsibility</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_Toc53583369 \h </w:delInstrText>
            </w:r>
            <w:r w:rsidR="002258E5" w:rsidDel="008843A7">
              <w:rPr>
                <w:noProof/>
                <w:webHidden/>
              </w:rPr>
            </w:r>
            <w:r w:rsidR="002258E5" w:rsidDel="008843A7">
              <w:rPr>
                <w:noProof/>
                <w:webHidden/>
              </w:rPr>
              <w:fldChar w:fldCharType="separate"/>
            </w:r>
            <w:r w:rsidR="002258E5" w:rsidDel="008843A7">
              <w:rPr>
                <w:noProof/>
                <w:webHidden/>
              </w:rPr>
              <w:delText>14</w:delText>
            </w:r>
            <w:r w:rsidR="002258E5" w:rsidDel="008843A7">
              <w:rPr>
                <w:noProof/>
                <w:webHidden/>
              </w:rPr>
              <w:fldChar w:fldCharType="end"/>
            </w:r>
            <w:r w:rsidDel="008843A7">
              <w:rPr>
                <w:noProof/>
              </w:rPr>
              <w:fldChar w:fldCharType="end"/>
            </w:r>
          </w:del>
        </w:p>
        <w:p w14:paraId="6DACD391" w14:textId="12F52758" w:rsidR="002258E5" w:rsidDel="008843A7" w:rsidRDefault="000A382B">
          <w:pPr>
            <w:pStyle w:val="TOC3"/>
            <w:tabs>
              <w:tab w:val="left" w:pos="1320"/>
              <w:tab w:val="right" w:leader="dot" w:pos="9016"/>
            </w:tabs>
            <w:rPr>
              <w:del w:id="305" w:author="Zhong MIng Tan" w:date="2020-10-17T15:01:00Z"/>
              <w:rFonts w:asciiTheme="minorHAnsi" w:hAnsiTheme="minorHAnsi"/>
              <w:noProof/>
              <w:sz w:val="22"/>
              <w:lang w:val="en-US"/>
            </w:rPr>
          </w:pPr>
          <w:del w:id="306" w:author="Zhong MIng Tan" w:date="2020-10-17T15:01:00Z">
            <w:r w:rsidDel="008843A7">
              <w:rPr>
                <w:noProof/>
              </w:rPr>
              <w:fldChar w:fldCharType="begin"/>
            </w:r>
            <w:r w:rsidDel="008843A7">
              <w:rPr>
                <w:noProof/>
              </w:rPr>
              <w:delInstrText xml:space="preserve"> HYPERLINK \l "_Toc53583370" </w:delInstrText>
            </w:r>
            <w:r w:rsidDel="008843A7">
              <w:rPr>
                <w:noProof/>
              </w:rPr>
              <w:fldChar w:fldCharType="separate"/>
            </w:r>
          </w:del>
          <w:ins w:id="307" w:author="Zhong MIng Tan" w:date="2020-10-17T15:02:00Z">
            <w:r w:rsidR="003275C3">
              <w:rPr>
                <w:b/>
                <w:bCs/>
                <w:noProof/>
                <w:lang w:val="en-US"/>
              </w:rPr>
              <w:t>Error! Hyperlink reference not valid.</w:t>
            </w:r>
          </w:ins>
          <w:del w:id="308" w:author="Zhong MIng Tan" w:date="2020-10-17T15:01:00Z">
            <w:r w:rsidR="002258E5" w:rsidRPr="00F64FC0" w:rsidDel="008843A7">
              <w:rPr>
                <w:rStyle w:val="Hyperlink"/>
                <w:rFonts w:cs="Times New Roman"/>
                <w:noProof/>
                <w:lang w:val="en-US"/>
              </w:rPr>
              <w:delText>3.1.2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Definition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_Toc53583370 \h </w:delInstrText>
            </w:r>
            <w:r w:rsidR="002258E5" w:rsidDel="008843A7">
              <w:rPr>
                <w:noProof/>
                <w:webHidden/>
              </w:rPr>
            </w:r>
            <w:r w:rsidR="002258E5" w:rsidDel="008843A7">
              <w:rPr>
                <w:noProof/>
                <w:webHidden/>
              </w:rPr>
              <w:fldChar w:fldCharType="separate"/>
            </w:r>
            <w:r w:rsidR="002258E5" w:rsidDel="008843A7">
              <w:rPr>
                <w:noProof/>
                <w:webHidden/>
              </w:rPr>
              <w:delText>15</w:delText>
            </w:r>
            <w:r w:rsidR="002258E5" w:rsidDel="008843A7">
              <w:rPr>
                <w:noProof/>
                <w:webHidden/>
              </w:rPr>
              <w:fldChar w:fldCharType="end"/>
            </w:r>
            <w:r w:rsidDel="008843A7">
              <w:rPr>
                <w:noProof/>
              </w:rPr>
              <w:fldChar w:fldCharType="end"/>
            </w:r>
          </w:del>
        </w:p>
        <w:p w14:paraId="1A3D610E" w14:textId="43810877" w:rsidR="002258E5" w:rsidDel="008843A7" w:rsidRDefault="000A382B">
          <w:pPr>
            <w:pStyle w:val="TOC2"/>
            <w:tabs>
              <w:tab w:val="left" w:pos="880"/>
              <w:tab w:val="right" w:leader="dot" w:pos="9016"/>
            </w:tabs>
            <w:rPr>
              <w:del w:id="309" w:author="Zhong MIng Tan" w:date="2020-10-17T15:01:00Z"/>
              <w:rFonts w:asciiTheme="minorHAnsi" w:hAnsiTheme="minorHAnsi"/>
              <w:noProof/>
              <w:sz w:val="22"/>
              <w:lang w:val="en-US"/>
            </w:rPr>
          </w:pPr>
          <w:del w:id="310" w:author="Zhong MIng Tan" w:date="2020-10-17T15:01:00Z">
            <w:r w:rsidDel="008843A7">
              <w:rPr>
                <w:noProof/>
              </w:rPr>
              <w:fldChar w:fldCharType="begin"/>
            </w:r>
            <w:r w:rsidDel="008843A7">
              <w:rPr>
                <w:noProof/>
              </w:rPr>
              <w:delInstrText xml:space="preserve"> HYPERLINK \l "_Toc53583371" </w:delInstrText>
            </w:r>
            <w:r w:rsidDel="008843A7">
              <w:rPr>
                <w:noProof/>
              </w:rPr>
              <w:fldChar w:fldCharType="separate"/>
            </w:r>
          </w:del>
          <w:ins w:id="311" w:author="Zhong MIng Tan" w:date="2020-10-17T15:02:00Z">
            <w:r w:rsidR="003275C3">
              <w:rPr>
                <w:b/>
                <w:bCs/>
                <w:noProof/>
                <w:lang w:val="en-US"/>
              </w:rPr>
              <w:t>Error! Hyperlink reference not valid.</w:t>
            </w:r>
          </w:ins>
          <w:del w:id="312" w:author="Zhong MIng Tan" w:date="2020-10-17T15:01:00Z">
            <w:r w:rsidR="002258E5" w:rsidRPr="00F64FC0" w:rsidDel="008843A7">
              <w:rPr>
                <w:rStyle w:val="Hyperlink"/>
                <w:rFonts w:cs="Times New Roman"/>
                <w:noProof/>
                <w:lang w:val="en-US"/>
              </w:rPr>
              <w:delText>3.2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Planning</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_Toc53583371 \h </w:delInstrText>
            </w:r>
            <w:r w:rsidR="002258E5" w:rsidDel="008843A7">
              <w:rPr>
                <w:noProof/>
                <w:webHidden/>
              </w:rPr>
            </w:r>
            <w:r w:rsidR="002258E5" w:rsidDel="008843A7">
              <w:rPr>
                <w:noProof/>
                <w:webHidden/>
              </w:rPr>
              <w:fldChar w:fldCharType="separate"/>
            </w:r>
            <w:r w:rsidR="002258E5" w:rsidDel="008843A7">
              <w:rPr>
                <w:noProof/>
                <w:webHidden/>
              </w:rPr>
              <w:delText>17</w:delText>
            </w:r>
            <w:r w:rsidR="002258E5" w:rsidDel="008843A7">
              <w:rPr>
                <w:noProof/>
                <w:webHidden/>
              </w:rPr>
              <w:fldChar w:fldCharType="end"/>
            </w:r>
            <w:r w:rsidDel="008843A7">
              <w:rPr>
                <w:noProof/>
              </w:rPr>
              <w:fldChar w:fldCharType="end"/>
            </w:r>
          </w:del>
        </w:p>
        <w:p w14:paraId="3FC127D5" w14:textId="40F001FC" w:rsidR="002258E5" w:rsidDel="008843A7" w:rsidRDefault="000A382B">
          <w:pPr>
            <w:pStyle w:val="TOC3"/>
            <w:tabs>
              <w:tab w:val="left" w:pos="1320"/>
              <w:tab w:val="right" w:leader="dot" w:pos="9016"/>
            </w:tabs>
            <w:rPr>
              <w:del w:id="313" w:author="Zhong MIng Tan" w:date="2020-10-17T15:01:00Z"/>
              <w:rFonts w:asciiTheme="minorHAnsi" w:hAnsiTheme="minorHAnsi"/>
              <w:noProof/>
              <w:sz w:val="22"/>
              <w:lang w:val="en-US"/>
            </w:rPr>
          </w:pPr>
          <w:del w:id="314" w:author="Zhong MIng Tan" w:date="2020-10-17T15:01:00Z">
            <w:r w:rsidDel="008843A7">
              <w:rPr>
                <w:noProof/>
              </w:rPr>
              <w:fldChar w:fldCharType="begin"/>
            </w:r>
            <w:r w:rsidDel="008843A7">
              <w:rPr>
                <w:noProof/>
              </w:rPr>
              <w:delInstrText xml:space="preserve"> HYPERLINK \l "_Toc53583372" </w:delInstrText>
            </w:r>
            <w:r w:rsidDel="008843A7">
              <w:rPr>
                <w:noProof/>
              </w:rPr>
              <w:fldChar w:fldCharType="separate"/>
            </w:r>
          </w:del>
          <w:ins w:id="315" w:author="Zhong MIng Tan" w:date="2020-10-17T15:02:00Z">
            <w:r w:rsidR="003275C3">
              <w:rPr>
                <w:b/>
                <w:bCs/>
                <w:noProof/>
                <w:lang w:val="en-US"/>
              </w:rPr>
              <w:t>Error! Hyperlink reference not valid.</w:t>
            </w:r>
          </w:ins>
          <w:del w:id="316" w:author="Zhong MIng Tan" w:date="2020-10-17T15:01:00Z">
            <w:r w:rsidR="002258E5" w:rsidRPr="00F64FC0" w:rsidDel="008843A7">
              <w:rPr>
                <w:rStyle w:val="Hyperlink"/>
                <w:rFonts w:cs="Times New Roman"/>
                <w:noProof/>
                <w:lang w:val="en-US"/>
              </w:rPr>
              <w:delText>3.2.1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WBS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_Toc53583372 \h </w:delInstrText>
            </w:r>
            <w:r w:rsidR="002258E5" w:rsidDel="008843A7">
              <w:rPr>
                <w:noProof/>
                <w:webHidden/>
              </w:rPr>
            </w:r>
            <w:r w:rsidR="002258E5" w:rsidDel="008843A7">
              <w:rPr>
                <w:noProof/>
                <w:webHidden/>
              </w:rPr>
              <w:fldChar w:fldCharType="separate"/>
            </w:r>
            <w:r w:rsidR="002258E5" w:rsidDel="008843A7">
              <w:rPr>
                <w:noProof/>
                <w:webHidden/>
              </w:rPr>
              <w:delText>17</w:delText>
            </w:r>
            <w:r w:rsidR="002258E5" w:rsidDel="008843A7">
              <w:rPr>
                <w:noProof/>
                <w:webHidden/>
              </w:rPr>
              <w:fldChar w:fldCharType="end"/>
            </w:r>
            <w:r w:rsidDel="008843A7">
              <w:rPr>
                <w:noProof/>
              </w:rPr>
              <w:fldChar w:fldCharType="end"/>
            </w:r>
          </w:del>
        </w:p>
        <w:p w14:paraId="7021F6BC" w14:textId="6A510CC6" w:rsidR="002258E5" w:rsidDel="008843A7" w:rsidRDefault="000A382B">
          <w:pPr>
            <w:pStyle w:val="TOC3"/>
            <w:tabs>
              <w:tab w:val="left" w:pos="1320"/>
              <w:tab w:val="right" w:leader="dot" w:pos="9016"/>
            </w:tabs>
            <w:rPr>
              <w:del w:id="317" w:author="Zhong MIng Tan" w:date="2020-10-17T15:01:00Z"/>
              <w:rFonts w:asciiTheme="minorHAnsi" w:hAnsiTheme="minorHAnsi"/>
              <w:noProof/>
              <w:sz w:val="22"/>
              <w:lang w:val="en-US"/>
            </w:rPr>
          </w:pPr>
          <w:del w:id="318" w:author="Zhong MIng Tan" w:date="2020-10-17T15:01:00Z">
            <w:r w:rsidDel="008843A7">
              <w:rPr>
                <w:noProof/>
              </w:rPr>
              <w:fldChar w:fldCharType="begin"/>
            </w:r>
            <w:r w:rsidDel="008843A7">
              <w:rPr>
                <w:noProof/>
              </w:rPr>
              <w:delInstrText xml:space="preserve"> HYPERLINK \l "_Toc53583373" </w:delInstrText>
            </w:r>
            <w:r w:rsidDel="008843A7">
              <w:rPr>
                <w:noProof/>
              </w:rPr>
              <w:fldChar w:fldCharType="separate"/>
            </w:r>
          </w:del>
          <w:ins w:id="319" w:author="Zhong MIng Tan" w:date="2020-10-17T15:02:00Z">
            <w:r w:rsidR="003275C3">
              <w:rPr>
                <w:b/>
                <w:bCs/>
                <w:noProof/>
                <w:lang w:val="en-US"/>
              </w:rPr>
              <w:t>Error! Hyperlink reference not valid.</w:t>
            </w:r>
          </w:ins>
          <w:del w:id="320" w:author="Zhong MIng Tan" w:date="2020-10-17T15:01:00Z">
            <w:r w:rsidR="002258E5" w:rsidRPr="00F64FC0" w:rsidDel="008843A7">
              <w:rPr>
                <w:rStyle w:val="Hyperlink"/>
                <w:rFonts w:cs="Times New Roman"/>
                <w:noProof/>
                <w:lang w:val="en-US"/>
              </w:rPr>
              <w:delText>3.2.2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Gantt Chart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_Toc53583373 \h </w:delInstrText>
            </w:r>
            <w:r w:rsidR="002258E5" w:rsidDel="008843A7">
              <w:rPr>
                <w:noProof/>
                <w:webHidden/>
              </w:rPr>
            </w:r>
            <w:r w:rsidR="002258E5" w:rsidDel="008843A7">
              <w:rPr>
                <w:noProof/>
                <w:webHidden/>
              </w:rPr>
              <w:fldChar w:fldCharType="separate"/>
            </w:r>
            <w:r w:rsidR="002258E5" w:rsidDel="008843A7">
              <w:rPr>
                <w:noProof/>
                <w:webHidden/>
              </w:rPr>
              <w:delText>17</w:delText>
            </w:r>
            <w:r w:rsidR="002258E5" w:rsidDel="008843A7">
              <w:rPr>
                <w:noProof/>
                <w:webHidden/>
              </w:rPr>
              <w:fldChar w:fldCharType="end"/>
            </w:r>
            <w:r w:rsidDel="008843A7">
              <w:rPr>
                <w:noProof/>
              </w:rPr>
              <w:fldChar w:fldCharType="end"/>
            </w:r>
          </w:del>
        </w:p>
        <w:p w14:paraId="62037AC3" w14:textId="11F21987" w:rsidR="002258E5" w:rsidDel="008843A7" w:rsidRDefault="000A382B">
          <w:pPr>
            <w:pStyle w:val="TOC3"/>
            <w:tabs>
              <w:tab w:val="left" w:pos="1320"/>
              <w:tab w:val="right" w:leader="dot" w:pos="9016"/>
            </w:tabs>
            <w:rPr>
              <w:del w:id="321" w:author="Zhong MIng Tan" w:date="2020-10-17T15:01:00Z"/>
              <w:rFonts w:asciiTheme="minorHAnsi" w:hAnsiTheme="minorHAnsi"/>
              <w:noProof/>
              <w:sz w:val="22"/>
              <w:lang w:val="en-US"/>
            </w:rPr>
          </w:pPr>
          <w:del w:id="322" w:author="Zhong MIng Tan" w:date="2020-10-17T15:01:00Z">
            <w:r w:rsidDel="008843A7">
              <w:rPr>
                <w:noProof/>
              </w:rPr>
              <w:fldChar w:fldCharType="begin"/>
            </w:r>
            <w:r w:rsidDel="008843A7">
              <w:rPr>
                <w:noProof/>
              </w:rPr>
              <w:delInstrText xml:space="preserve"> HYPERLINK \l "_Toc53583374" </w:delInstrText>
            </w:r>
            <w:r w:rsidDel="008843A7">
              <w:rPr>
                <w:noProof/>
              </w:rPr>
              <w:fldChar w:fldCharType="separate"/>
            </w:r>
          </w:del>
          <w:ins w:id="323" w:author="Zhong MIng Tan" w:date="2020-10-17T15:02:00Z">
            <w:r w:rsidR="003275C3">
              <w:rPr>
                <w:b/>
                <w:bCs/>
                <w:noProof/>
                <w:lang w:val="en-US"/>
              </w:rPr>
              <w:t>Error! Hyperlink reference not valid.</w:t>
            </w:r>
          </w:ins>
          <w:del w:id="324" w:author="Zhong MIng Tan" w:date="2020-10-17T15:01:00Z">
            <w:r w:rsidR="002258E5" w:rsidRPr="00F64FC0" w:rsidDel="008843A7">
              <w:rPr>
                <w:rStyle w:val="Hyperlink"/>
                <w:noProof/>
                <w:lang w:val="en-US"/>
              </w:rPr>
              <w:delText>3.2.3</w:delText>
            </w:r>
            <w:r w:rsidR="002258E5" w:rsidDel="008843A7">
              <w:rPr>
                <w:rFonts w:asciiTheme="minorHAnsi" w:hAnsiTheme="minorHAnsi"/>
                <w:noProof/>
                <w:sz w:val="22"/>
                <w:lang w:val="en-US"/>
              </w:rPr>
              <w:tab/>
            </w:r>
            <w:r w:rsidR="002258E5" w:rsidRPr="00F64FC0" w:rsidDel="008843A7">
              <w:rPr>
                <w:rStyle w:val="Hyperlink"/>
                <w:noProof/>
                <w:lang w:val="en-US"/>
              </w:rPr>
              <w:delText>Deliverables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_Toc53583374 \h </w:delInstrText>
            </w:r>
            <w:r w:rsidR="002258E5" w:rsidDel="008843A7">
              <w:rPr>
                <w:noProof/>
                <w:webHidden/>
              </w:rPr>
            </w:r>
            <w:r w:rsidR="002258E5" w:rsidDel="008843A7">
              <w:rPr>
                <w:noProof/>
                <w:webHidden/>
              </w:rPr>
              <w:fldChar w:fldCharType="separate"/>
            </w:r>
            <w:r w:rsidR="002258E5" w:rsidDel="008843A7">
              <w:rPr>
                <w:noProof/>
                <w:webHidden/>
              </w:rPr>
              <w:delText>17</w:delText>
            </w:r>
            <w:r w:rsidR="002258E5" w:rsidDel="008843A7">
              <w:rPr>
                <w:noProof/>
                <w:webHidden/>
              </w:rPr>
              <w:fldChar w:fldCharType="end"/>
            </w:r>
            <w:r w:rsidDel="008843A7">
              <w:rPr>
                <w:noProof/>
              </w:rPr>
              <w:fldChar w:fldCharType="end"/>
            </w:r>
          </w:del>
        </w:p>
        <w:p w14:paraId="3A897D68" w14:textId="5537C881" w:rsidR="002258E5" w:rsidDel="008843A7" w:rsidRDefault="000A382B">
          <w:pPr>
            <w:pStyle w:val="TOC3"/>
            <w:tabs>
              <w:tab w:val="left" w:pos="1320"/>
              <w:tab w:val="right" w:leader="dot" w:pos="9016"/>
            </w:tabs>
            <w:rPr>
              <w:del w:id="325" w:author="Zhong MIng Tan" w:date="2020-10-17T15:01:00Z"/>
              <w:rFonts w:asciiTheme="minorHAnsi" w:hAnsiTheme="minorHAnsi"/>
              <w:noProof/>
              <w:sz w:val="22"/>
              <w:lang w:val="en-US"/>
            </w:rPr>
          </w:pPr>
          <w:del w:id="326" w:author="Zhong MIng Tan" w:date="2020-10-17T15:01:00Z">
            <w:r w:rsidDel="008843A7">
              <w:rPr>
                <w:noProof/>
              </w:rPr>
              <w:fldChar w:fldCharType="begin"/>
            </w:r>
            <w:r w:rsidDel="008843A7">
              <w:rPr>
                <w:noProof/>
              </w:rPr>
              <w:delInstrText xml:space="preserve"> HYPERLINK \l "_Toc53583375" </w:delInstrText>
            </w:r>
            <w:r w:rsidDel="008843A7">
              <w:rPr>
                <w:noProof/>
              </w:rPr>
              <w:fldChar w:fldCharType="separate"/>
            </w:r>
          </w:del>
          <w:ins w:id="327" w:author="Zhong MIng Tan" w:date="2020-10-17T15:02:00Z">
            <w:r w:rsidR="003275C3">
              <w:rPr>
                <w:b/>
                <w:bCs/>
                <w:noProof/>
                <w:lang w:val="en-US"/>
              </w:rPr>
              <w:t>Error! Hyperlink reference not valid.</w:t>
            </w:r>
          </w:ins>
          <w:del w:id="328" w:author="Zhong MIng Tan" w:date="2020-10-17T15:01:00Z">
            <w:r w:rsidR="002258E5" w:rsidRPr="00F64FC0" w:rsidDel="008843A7">
              <w:rPr>
                <w:rStyle w:val="Hyperlink"/>
                <w:rFonts w:cs="Times New Roman"/>
                <w:noProof/>
                <w:lang w:val="en-US"/>
              </w:rPr>
              <w:delText>3.2.4</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Tools for development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_Toc53583375 \h </w:delInstrText>
            </w:r>
            <w:r w:rsidR="002258E5" w:rsidDel="008843A7">
              <w:rPr>
                <w:noProof/>
                <w:webHidden/>
              </w:rPr>
            </w:r>
            <w:r w:rsidR="002258E5" w:rsidDel="008843A7">
              <w:rPr>
                <w:noProof/>
                <w:webHidden/>
              </w:rPr>
              <w:fldChar w:fldCharType="separate"/>
            </w:r>
            <w:r w:rsidR="002258E5" w:rsidDel="008843A7">
              <w:rPr>
                <w:noProof/>
                <w:webHidden/>
              </w:rPr>
              <w:delText>18</w:delText>
            </w:r>
            <w:r w:rsidR="002258E5" w:rsidDel="008843A7">
              <w:rPr>
                <w:noProof/>
                <w:webHidden/>
              </w:rPr>
              <w:fldChar w:fldCharType="end"/>
            </w:r>
            <w:r w:rsidDel="008843A7">
              <w:rPr>
                <w:noProof/>
              </w:rPr>
              <w:fldChar w:fldCharType="end"/>
            </w:r>
          </w:del>
        </w:p>
        <w:p w14:paraId="479CCE35" w14:textId="0BE14BE9" w:rsidR="002258E5" w:rsidDel="008843A7" w:rsidRDefault="000A382B">
          <w:pPr>
            <w:pStyle w:val="TOC2"/>
            <w:tabs>
              <w:tab w:val="left" w:pos="880"/>
              <w:tab w:val="right" w:leader="dot" w:pos="9016"/>
            </w:tabs>
            <w:rPr>
              <w:del w:id="329" w:author="Zhong MIng Tan" w:date="2020-10-17T15:01:00Z"/>
              <w:rFonts w:asciiTheme="minorHAnsi" w:hAnsiTheme="minorHAnsi"/>
              <w:noProof/>
              <w:sz w:val="22"/>
              <w:lang w:val="en-US"/>
            </w:rPr>
          </w:pPr>
          <w:del w:id="330" w:author="Zhong MIng Tan" w:date="2020-10-17T15:01:00Z">
            <w:r w:rsidDel="008843A7">
              <w:rPr>
                <w:noProof/>
              </w:rPr>
              <w:fldChar w:fldCharType="begin"/>
            </w:r>
            <w:r w:rsidDel="008843A7">
              <w:rPr>
                <w:noProof/>
              </w:rPr>
              <w:delInstrText xml:space="preserve"> HYPERLINK \l "_Toc53583376" </w:delInstrText>
            </w:r>
            <w:r w:rsidDel="008843A7">
              <w:rPr>
                <w:noProof/>
              </w:rPr>
              <w:fldChar w:fldCharType="separate"/>
            </w:r>
          </w:del>
          <w:ins w:id="331" w:author="Zhong MIng Tan" w:date="2020-10-17T15:02:00Z">
            <w:r w:rsidR="003275C3">
              <w:rPr>
                <w:b/>
                <w:bCs/>
                <w:noProof/>
                <w:lang w:val="en-US"/>
              </w:rPr>
              <w:t>Error! Hyperlink reference not valid.</w:t>
            </w:r>
          </w:ins>
          <w:del w:id="332" w:author="Zhong MIng Tan" w:date="2020-10-17T15:01:00Z">
            <w:r w:rsidR="002258E5" w:rsidRPr="00F64FC0" w:rsidDel="008843A7">
              <w:rPr>
                <w:rStyle w:val="Hyperlink"/>
                <w:rFonts w:cs="Times New Roman"/>
                <w:noProof/>
                <w:lang w:val="en-US"/>
              </w:rPr>
              <w:delText>3.3</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Hardware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_Toc53583376 \h </w:delInstrText>
            </w:r>
            <w:r w:rsidR="002258E5" w:rsidDel="008843A7">
              <w:rPr>
                <w:noProof/>
                <w:webHidden/>
              </w:rPr>
            </w:r>
            <w:r w:rsidR="002258E5" w:rsidDel="008843A7">
              <w:rPr>
                <w:noProof/>
                <w:webHidden/>
              </w:rPr>
              <w:fldChar w:fldCharType="separate"/>
            </w:r>
            <w:r w:rsidR="002258E5" w:rsidDel="008843A7">
              <w:rPr>
                <w:noProof/>
                <w:webHidden/>
              </w:rPr>
              <w:delText>19</w:delText>
            </w:r>
            <w:r w:rsidR="002258E5" w:rsidDel="008843A7">
              <w:rPr>
                <w:noProof/>
                <w:webHidden/>
              </w:rPr>
              <w:fldChar w:fldCharType="end"/>
            </w:r>
            <w:r w:rsidDel="008843A7">
              <w:rPr>
                <w:noProof/>
              </w:rPr>
              <w:fldChar w:fldCharType="end"/>
            </w:r>
          </w:del>
        </w:p>
        <w:p w14:paraId="659F8F68" w14:textId="2C1A28A8" w:rsidR="002258E5" w:rsidDel="008843A7" w:rsidRDefault="000A382B">
          <w:pPr>
            <w:pStyle w:val="TOC3"/>
            <w:tabs>
              <w:tab w:val="left" w:pos="1320"/>
              <w:tab w:val="right" w:leader="dot" w:pos="9016"/>
            </w:tabs>
            <w:rPr>
              <w:del w:id="333" w:author="Zhong MIng Tan" w:date="2020-10-17T15:01:00Z"/>
              <w:rFonts w:asciiTheme="minorHAnsi" w:hAnsiTheme="minorHAnsi"/>
              <w:noProof/>
              <w:sz w:val="22"/>
              <w:lang w:val="en-US"/>
            </w:rPr>
          </w:pPr>
          <w:del w:id="334" w:author="Zhong MIng Tan" w:date="2020-10-17T15:01:00Z">
            <w:r w:rsidDel="008843A7">
              <w:rPr>
                <w:noProof/>
              </w:rPr>
              <w:fldChar w:fldCharType="begin"/>
            </w:r>
            <w:r w:rsidDel="008843A7">
              <w:rPr>
                <w:noProof/>
              </w:rPr>
              <w:delInstrText xml:space="preserve"> HYPERLINK \l "_Toc53583377" </w:delInstrText>
            </w:r>
            <w:r w:rsidDel="008843A7">
              <w:rPr>
                <w:noProof/>
              </w:rPr>
              <w:fldChar w:fldCharType="separate"/>
            </w:r>
          </w:del>
          <w:ins w:id="335" w:author="Zhong MIng Tan" w:date="2020-10-17T15:02:00Z">
            <w:r w:rsidR="003275C3">
              <w:rPr>
                <w:b/>
                <w:bCs/>
                <w:noProof/>
                <w:lang w:val="en-US"/>
              </w:rPr>
              <w:t>Error! Hyperlink reference not valid.</w:t>
            </w:r>
          </w:ins>
          <w:del w:id="336" w:author="Zhong MIng Tan" w:date="2020-10-17T15:01:00Z">
            <w:r w:rsidR="002258E5" w:rsidRPr="00F64FC0" w:rsidDel="008843A7">
              <w:rPr>
                <w:rStyle w:val="Hyperlink"/>
                <w:rFonts w:cs="Times New Roman"/>
                <w:noProof/>
                <w:lang w:val="en-US"/>
              </w:rPr>
              <w:delText>3.3.1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Minimum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_Toc53583377 \h </w:delInstrText>
            </w:r>
            <w:r w:rsidR="002258E5" w:rsidDel="008843A7">
              <w:rPr>
                <w:noProof/>
                <w:webHidden/>
              </w:rPr>
            </w:r>
            <w:r w:rsidR="002258E5" w:rsidDel="008843A7">
              <w:rPr>
                <w:noProof/>
                <w:webHidden/>
              </w:rPr>
              <w:fldChar w:fldCharType="separate"/>
            </w:r>
            <w:r w:rsidR="002258E5" w:rsidDel="008843A7">
              <w:rPr>
                <w:noProof/>
                <w:webHidden/>
              </w:rPr>
              <w:delText>19</w:delText>
            </w:r>
            <w:r w:rsidR="002258E5" w:rsidDel="008843A7">
              <w:rPr>
                <w:noProof/>
                <w:webHidden/>
              </w:rPr>
              <w:fldChar w:fldCharType="end"/>
            </w:r>
            <w:r w:rsidDel="008843A7">
              <w:rPr>
                <w:noProof/>
              </w:rPr>
              <w:fldChar w:fldCharType="end"/>
            </w:r>
          </w:del>
        </w:p>
        <w:p w14:paraId="354D85EA" w14:textId="62F429B4" w:rsidR="002258E5" w:rsidDel="008843A7" w:rsidRDefault="000A382B">
          <w:pPr>
            <w:pStyle w:val="TOC3"/>
            <w:tabs>
              <w:tab w:val="left" w:pos="1320"/>
              <w:tab w:val="right" w:leader="dot" w:pos="9016"/>
            </w:tabs>
            <w:rPr>
              <w:del w:id="337" w:author="Zhong MIng Tan" w:date="2020-10-17T15:01:00Z"/>
              <w:rFonts w:asciiTheme="minorHAnsi" w:hAnsiTheme="minorHAnsi"/>
              <w:noProof/>
              <w:sz w:val="22"/>
              <w:lang w:val="en-US"/>
            </w:rPr>
          </w:pPr>
          <w:del w:id="338" w:author="Zhong MIng Tan" w:date="2020-10-17T15:01:00Z">
            <w:r w:rsidDel="008843A7">
              <w:rPr>
                <w:noProof/>
              </w:rPr>
              <w:fldChar w:fldCharType="begin"/>
            </w:r>
            <w:r w:rsidDel="008843A7">
              <w:rPr>
                <w:noProof/>
              </w:rPr>
              <w:delInstrText xml:space="preserve"> HYPERLINK \l "_Toc53583378" </w:delInstrText>
            </w:r>
            <w:r w:rsidDel="008843A7">
              <w:rPr>
                <w:noProof/>
              </w:rPr>
              <w:fldChar w:fldCharType="separate"/>
            </w:r>
          </w:del>
          <w:ins w:id="339" w:author="Zhong MIng Tan" w:date="2020-10-17T15:02:00Z">
            <w:r w:rsidR="003275C3">
              <w:rPr>
                <w:b/>
                <w:bCs/>
                <w:noProof/>
                <w:lang w:val="en-US"/>
              </w:rPr>
              <w:t>Error! Hyperlink reference not valid.</w:t>
            </w:r>
          </w:ins>
          <w:del w:id="340" w:author="Zhong MIng Tan" w:date="2020-10-17T15:01:00Z">
            <w:r w:rsidR="002258E5" w:rsidRPr="00F64FC0" w:rsidDel="008843A7">
              <w:rPr>
                <w:rStyle w:val="Hyperlink"/>
                <w:rFonts w:cs="Times New Roman"/>
                <w:noProof/>
              </w:rPr>
              <w:delText>3.3.2</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Development and Deployment Environment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_Toc53583378 \h </w:delInstrText>
            </w:r>
            <w:r w:rsidR="002258E5" w:rsidDel="008843A7">
              <w:rPr>
                <w:noProof/>
                <w:webHidden/>
              </w:rPr>
            </w:r>
            <w:r w:rsidR="002258E5" w:rsidDel="008843A7">
              <w:rPr>
                <w:noProof/>
                <w:webHidden/>
              </w:rPr>
              <w:fldChar w:fldCharType="separate"/>
            </w:r>
            <w:r w:rsidR="002258E5" w:rsidDel="008843A7">
              <w:rPr>
                <w:noProof/>
                <w:webHidden/>
              </w:rPr>
              <w:delText>19</w:delText>
            </w:r>
            <w:r w:rsidR="002258E5" w:rsidDel="008843A7">
              <w:rPr>
                <w:noProof/>
                <w:webHidden/>
              </w:rPr>
              <w:fldChar w:fldCharType="end"/>
            </w:r>
            <w:r w:rsidDel="008843A7">
              <w:rPr>
                <w:noProof/>
              </w:rPr>
              <w:fldChar w:fldCharType="end"/>
            </w:r>
          </w:del>
        </w:p>
        <w:p w14:paraId="7A172285" w14:textId="6D7990DD" w:rsidR="002258E5" w:rsidDel="008843A7" w:rsidRDefault="000A382B">
          <w:pPr>
            <w:pStyle w:val="TOC2"/>
            <w:tabs>
              <w:tab w:val="left" w:pos="880"/>
              <w:tab w:val="right" w:leader="dot" w:pos="9016"/>
            </w:tabs>
            <w:rPr>
              <w:del w:id="341" w:author="Zhong MIng Tan" w:date="2020-10-17T15:01:00Z"/>
              <w:rFonts w:asciiTheme="minorHAnsi" w:hAnsiTheme="minorHAnsi"/>
              <w:noProof/>
              <w:sz w:val="22"/>
              <w:lang w:val="en-US"/>
            </w:rPr>
          </w:pPr>
          <w:del w:id="342" w:author="Zhong MIng Tan" w:date="2020-10-17T15:01:00Z">
            <w:r w:rsidDel="008843A7">
              <w:rPr>
                <w:noProof/>
              </w:rPr>
              <w:fldChar w:fldCharType="begin"/>
            </w:r>
            <w:r w:rsidDel="008843A7">
              <w:rPr>
                <w:noProof/>
              </w:rPr>
              <w:delInstrText xml:space="preserve"> HYPERLINK \l "_Toc53583379" </w:delInstrText>
            </w:r>
            <w:r w:rsidDel="008843A7">
              <w:rPr>
                <w:noProof/>
              </w:rPr>
              <w:fldChar w:fldCharType="separate"/>
            </w:r>
          </w:del>
          <w:ins w:id="343" w:author="Zhong MIng Tan" w:date="2020-10-17T15:02:00Z">
            <w:r w:rsidR="003275C3">
              <w:rPr>
                <w:b/>
                <w:bCs/>
                <w:noProof/>
                <w:lang w:val="en-US"/>
              </w:rPr>
              <w:t>Error! Hyperlink reference not valid.</w:t>
            </w:r>
          </w:ins>
          <w:del w:id="344" w:author="Zhong MIng Tan" w:date="2020-10-17T15:01:00Z">
            <w:r w:rsidR="002258E5" w:rsidRPr="00F64FC0" w:rsidDel="008843A7">
              <w:rPr>
                <w:rStyle w:val="Hyperlink"/>
                <w:rFonts w:cs="Times New Roman"/>
                <w:noProof/>
                <w:lang w:val="en-US"/>
              </w:rPr>
              <w:delText>3.4</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Software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_Toc53583379 \h </w:delInstrText>
            </w:r>
            <w:r w:rsidR="002258E5" w:rsidDel="008843A7">
              <w:rPr>
                <w:noProof/>
                <w:webHidden/>
              </w:rPr>
            </w:r>
            <w:r w:rsidR="002258E5" w:rsidDel="008843A7">
              <w:rPr>
                <w:noProof/>
                <w:webHidden/>
              </w:rPr>
              <w:fldChar w:fldCharType="separate"/>
            </w:r>
            <w:r w:rsidR="002258E5" w:rsidDel="008843A7">
              <w:rPr>
                <w:noProof/>
                <w:webHidden/>
              </w:rPr>
              <w:delText>20</w:delText>
            </w:r>
            <w:r w:rsidR="002258E5" w:rsidDel="008843A7">
              <w:rPr>
                <w:noProof/>
                <w:webHidden/>
              </w:rPr>
              <w:fldChar w:fldCharType="end"/>
            </w:r>
            <w:r w:rsidDel="008843A7">
              <w:rPr>
                <w:noProof/>
              </w:rPr>
              <w:fldChar w:fldCharType="end"/>
            </w:r>
          </w:del>
        </w:p>
        <w:p w14:paraId="64943137" w14:textId="7592748A" w:rsidR="002258E5" w:rsidDel="008843A7" w:rsidRDefault="000A382B">
          <w:pPr>
            <w:pStyle w:val="TOC3"/>
            <w:tabs>
              <w:tab w:val="left" w:pos="1320"/>
              <w:tab w:val="right" w:leader="dot" w:pos="9016"/>
            </w:tabs>
            <w:rPr>
              <w:del w:id="345" w:author="Zhong MIng Tan" w:date="2020-10-17T15:01:00Z"/>
              <w:rFonts w:asciiTheme="minorHAnsi" w:hAnsiTheme="minorHAnsi"/>
              <w:noProof/>
              <w:sz w:val="22"/>
              <w:lang w:val="en-US"/>
            </w:rPr>
          </w:pPr>
          <w:del w:id="346" w:author="Zhong MIng Tan" w:date="2020-10-17T15:01:00Z">
            <w:r w:rsidDel="008843A7">
              <w:rPr>
                <w:noProof/>
              </w:rPr>
              <w:fldChar w:fldCharType="begin"/>
            </w:r>
            <w:r w:rsidDel="008843A7">
              <w:rPr>
                <w:noProof/>
              </w:rPr>
              <w:delInstrText xml:space="preserve"> HYPERLINK \l "_Toc53583380" </w:delInstrText>
            </w:r>
            <w:r w:rsidDel="008843A7">
              <w:rPr>
                <w:noProof/>
              </w:rPr>
              <w:fldChar w:fldCharType="separate"/>
            </w:r>
          </w:del>
          <w:ins w:id="347" w:author="Zhong MIng Tan" w:date="2020-10-17T15:02:00Z">
            <w:r w:rsidR="003275C3">
              <w:rPr>
                <w:b/>
                <w:bCs/>
                <w:noProof/>
                <w:lang w:val="en-US"/>
              </w:rPr>
              <w:t>Error! Hyperlink reference not valid.</w:t>
            </w:r>
          </w:ins>
          <w:del w:id="348" w:author="Zhong MIng Tan" w:date="2020-10-17T15:01:00Z">
            <w:r w:rsidR="002258E5" w:rsidRPr="00F64FC0" w:rsidDel="008843A7">
              <w:rPr>
                <w:rStyle w:val="Hyperlink"/>
                <w:rFonts w:cs="Times New Roman"/>
                <w:noProof/>
                <w:lang w:val="en-US"/>
              </w:rPr>
              <w:delText>3.4.1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Functional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_Toc53583380 \h </w:delInstrText>
            </w:r>
            <w:r w:rsidR="002258E5" w:rsidDel="008843A7">
              <w:rPr>
                <w:noProof/>
                <w:webHidden/>
              </w:rPr>
            </w:r>
            <w:r w:rsidR="002258E5" w:rsidDel="008843A7">
              <w:rPr>
                <w:noProof/>
                <w:webHidden/>
              </w:rPr>
              <w:fldChar w:fldCharType="separate"/>
            </w:r>
            <w:r w:rsidR="002258E5" w:rsidDel="008843A7">
              <w:rPr>
                <w:noProof/>
                <w:webHidden/>
              </w:rPr>
              <w:delText>20</w:delText>
            </w:r>
            <w:r w:rsidR="002258E5" w:rsidDel="008843A7">
              <w:rPr>
                <w:noProof/>
                <w:webHidden/>
              </w:rPr>
              <w:fldChar w:fldCharType="end"/>
            </w:r>
            <w:r w:rsidDel="008843A7">
              <w:rPr>
                <w:noProof/>
              </w:rPr>
              <w:fldChar w:fldCharType="end"/>
            </w:r>
          </w:del>
        </w:p>
        <w:p w14:paraId="2430F036" w14:textId="6EDFA09C" w:rsidR="002258E5" w:rsidDel="008843A7" w:rsidRDefault="000A382B">
          <w:pPr>
            <w:pStyle w:val="TOC3"/>
            <w:tabs>
              <w:tab w:val="left" w:pos="1320"/>
              <w:tab w:val="right" w:leader="dot" w:pos="9016"/>
            </w:tabs>
            <w:rPr>
              <w:del w:id="349" w:author="Zhong MIng Tan" w:date="2020-10-17T15:01:00Z"/>
              <w:rFonts w:asciiTheme="minorHAnsi" w:hAnsiTheme="minorHAnsi"/>
              <w:noProof/>
              <w:sz w:val="22"/>
              <w:lang w:val="en-US"/>
            </w:rPr>
          </w:pPr>
          <w:del w:id="350" w:author="Zhong MIng Tan" w:date="2020-10-17T15:01:00Z">
            <w:r w:rsidDel="008843A7">
              <w:rPr>
                <w:noProof/>
              </w:rPr>
              <w:fldChar w:fldCharType="begin"/>
            </w:r>
            <w:r w:rsidDel="008843A7">
              <w:rPr>
                <w:noProof/>
              </w:rPr>
              <w:delInstrText xml:space="preserve"> HYPERLINK \l "_Toc53583381" </w:delInstrText>
            </w:r>
            <w:r w:rsidDel="008843A7">
              <w:rPr>
                <w:noProof/>
              </w:rPr>
              <w:fldChar w:fldCharType="separate"/>
            </w:r>
          </w:del>
          <w:ins w:id="351" w:author="Zhong MIng Tan" w:date="2020-10-17T15:02:00Z">
            <w:r w:rsidR="003275C3">
              <w:rPr>
                <w:b/>
                <w:bCs/>
                <w:noProof/>
                <w:lang w:val="en-US"/>
              </w:rPr>
              <w:t>Error! Hyperlink reference not valid.</w:t>
            </w:r>
          </w:ins>
          <w:del w:id="352" w:author="Zhong MIng Tan" w:date="2020-10-17T15:01:00Z">
            <w:r w:rsidR="002258E5" w:rsidRPr="00F64FC0" w:rsidDel="008843A7">
              <w:rPr>
                <w:rStyle w:val="Hyperlink"/>
                <w:rFonts w:cs="Times New Roman"/>
                <w:noProof/>
                <w:lang w:val="en-US"/>
              </w:rPr>
              <w:delText>3.4.2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Non-functional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_Toc53583381 \h </w:delInstrText>
            </w:r>
            <w:r w:rsidR="002258E5" w:rsidDel="008843A7">
              <w:rPr>
                <w:noProof/>
                <w:webHidden/>
              </w:rPr>
            </w:r>
            <w:r w:rsidR="002258E5" w:rsidDel="008843A7">
              <w:rPr>
                <w:noProof/>
                <w:webHidden/>
              </w:rPr>
              <w:fldChar w:fldCharType="separate"/>
            </w:r>
            <w:r w:rsidR="002258E5" w:rsidDel="008843A7">
              <w:rPr>
                <w:noProof/>
                <w:webHidden/>
              </w:rPr>
              <w:delText>21</w:delText>
            </w:r>
            <w:r w:rsidR="002258E5" w:rsidDel="008843A7">
              <w:rPr>
                <w:noProof/>
                <w:webHidden/>
              </w:rPr>
              <w:fldChar w:fldCharType="end"/>
            </w:r>
            <w:r w:rsidDel="008843A7">
              <w:rPr>
                <w:noProof/>
              </w:rPr>
              <w:fldChar w:fldCharType="end"/>
            </w:r>
          </w:del>
        </w:p>
        <w:p w14:paraId="047C0A4F" w14:textId="64EC7C99" w:rsidR="002258E5" w:rsidDel="008843A7" w:rsidRDefault="000A382B">
          <w:pPr>
            <w:pStyle w:val="TOC3"/>
            <w:tabs>
              <w:tab w:val="left" w:pos="1320"/>
              <w:tab w:val="right" w:leader="dot" w:pos="9016"/>
            </w:tabs>
            <w:rPr>
              <w:del w:id="353" w:author="Zhong MIng Tan" w:date="2020-10-17T15:01:00Z"/>
              <w:rFonts w:asciiTheme="minorHAnsi" w:hAnsiTheme="minorHAnsi"/>
              <w:noProof/>
              <w:sz w:val="22"/>
              <w:lang w:val="en-US"/>
            </w:rPr>
          </w:pPr>
          <w:del w:id="354" w:author="Zhong MIng Tan" w:date="2020-10-17T15:01:00Z">
            <w:r w:rsidDel="008843A7">
              <w:rPr>
                <w:noProof/>
              </w:rPr>
              <w:fldChar w:fldCharType="begin"/>
            </w:r>
            <w:r w:rsidDel="008843A7">
              <w:rPr>
                <w:noProof/>
              </w:rPr>
              <w:delInstrText xml:space="preserve"> HYPERLINK \l "_Toc53583382" </w:delInstrText>
            </w:r>
            <w:r w:rsidDel="008843A7">
              <w:rPr>
                <w:noProof/>
              </w:rPr>
              <w:fldChar w:fldCharType="separate"/>
            </w:r>
          </w:del>
          <w:ins w:id="355" w:author="Zhong MIng Tan" w:date="2020-10-17T15:02:00Z">
            <w:r w:rsidR="003275C3">
              <w:rPr>
                <w:b/>
                <w:bCs/>
                <w:noProof/>
                <w:lang w:val="en-US"/>
              </w:rPr>
              <w:t>Error! Hyperlink reference not valid.</w:t>
            </w:r>
          </w:ins>
          <w:del w:id="356" w:author="Zhong MIng Tan" w:date="2020-10-17T15:01:00Z">
            <w:r w:rsidR="002258E5" w:rsidRPr="00F64FC0" w:rsidDel="008843A7">
              <w:rPr>
                <w:rStyle w:val="Hyperlink"/>
                <w:rFonts w:cs="Times New Roman"/>
                <w:noProof/>
                <w:lang w:val="en-US"/>
              </w:rPr>
              <w:delText>3.4.3</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User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_Toc53583382 \h </w:delInstrText>
            </w:r>
            <w:r w:rsidR="002258E5" w:rsidDel="008843A7">
              <w:rPr>
                <w:noProof/>
                <w:webHidden/>
              </w:rPr>
            </w:r>
            <w:r w:rsidR="002258E5" w:rsidDel="008843A7">
              <w:rPr>
                <w:noProof/>
                <w:webHidden/>
              </w:rPr>
              <w:fldChar w:fldCharType="separate"/>
            </w:r>
            <w:r w:rsidR="002258E5" w:rsidDel="008843A7">
              <w:rPr>
                <w:noProof/>
                <w:webHidden/>
              </w:rPr>
              <w:delText>21</w:delText>
            </w:r>
            <w:r w:rsidR="002258E5" w:rsidDel="008843A7">
              <w:rPr>
                <w:noProof/>
                <w:webHidden/>
              </w:rPr>
              <w:fldChar w:fldCharType="end"/>
            </w:r>
            <w:r w:rsidDel="008843A7">
              <w:rPr>
                <w:noProof/>
              </w:rPr>
              <w:fldChar w:fldCharType="end"/>
            </w:r>
          </w:del>
        </w:p>
        <w:p w14:paraId="25A41F24" w14:textId="24E48E19" w:rsidR="002258E5" w:rsidDel="008843A7" w:rsidRDefault="000A382B">
          <w:pPr>
            <w:pStyle w:val="TOC3"/>
            <w:tabs>
              <w:tab w:val="left" w:pos="1320"/>
              <w:tab w:val="right" w:leader="dot" w:pos="9016"/>
            </w:tabs>
            <w:rPr>
              <w:del w:id="357" w:author="Zhong MIng Tan" w:date="2020-10-17T15:01:00Z"/>
              <w:rFonts w:asciiTheme="minorHAnsi" w:hAnsiTheme="minorHAnsi"/>
              <w:noProof/>
              <w:sz w:val="22"/>
              <w:lang w:val="en-US"/>
            </w:rPr>
          </w:pPr>
          <w:del w:id="358" w:author="Zhong MIng Tan" w:date="2020-10-17T15:01:00Z">
            <w:r w:rsidDel="008843A7">
              <w:rPr>
                <w:noProof/>
              </w:rPr>
              <w:fldChar w:fldCharType="begin"/>
            </w:r>
            <w:r w:rsidDel="008843A7">
              <w:rPr>
                <w:noProof/>
              </w:rPr>
              <w:delInstrText xml:space="preserve"> HYPERLINK \l "_Toc53583383" </w:delInstrText>
            </w:r>
            <w:r w:rsidDel="008843A7">
              <w:rPr>
                <w:noProof/>
              </w:rPr>
              <w:fldChar w:fldCharType="separate"/>
            </w:r>
          </w:del>
          <w:ins w:id="359" w:author="Zhong MIng Tan" w:date="2020-10-17T15:02:00Z">
            <w:r w:rsidR="003275C3">
              <w:rPr>
                <w:b/>
                <w:bCs/>
                <w:noProof/>
                <w:lang w:val="en-US"/>
              </w:rPr>
              <w:t>Error! Hyperlink reference not valid.</w:t>
            </w:r>
          </w:ins>
          <w:del w:id="360" w:author="Zhong MIng Tan" w:date="2020-10-17T15:01:00Z">
            <w:r w:rsidR="002258E5" w:rsidRPr="00F64FC0" w:rsidDel="008843A7">
              <w:rPr>
                <w:rStyle w:val="Hyperlink"/>
                <w:rFonts w:cs="Times New Roman"/>
                <w:noProof/>
                <w:lang w:val="en-US"/>
              </w:rPr>
              <w:delText>3.4.4</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Minimum Requirement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_Toc53583383 \h </w:delInstrText>
            </w:r>
            <w:r w:rsidR="002258E5" w:rsidDel="008843A7">
              <w:rPr>
                <w:noProof/>
                <w:webHidden/>
              </w:rPr>
            </w:r>
            <w:r w:rsidR="002258E5" w:rsidDel="008843A7">
              <w:rPr>
                <w:noProof/>
                <w:webHidden/>
              </w:rPr>
              <w:fldChar w:fldCharType="separate"/>
            </w:r>
            <w:r w:rsidR="002258E5" w:rsidDel="008843A7">
              <w:rPr>
                <w:noProof/>
                <w:webHidden/>
              </w:rPr>
              <w:delText>23</w:delText>
            </w:r>
            <w:r w:rsidR="002258E5" w:rsidDel="008843A7">
              <w:rPr>
                <w:noProof/>
                <w:webHidden/>
              </w:rPr>
              <w:fldChar w:fldCharType="end"/>
            </w:r>
            <w:r w:rsidDel="008843A7">
              <w:rPr>
                <w:noProof/>
              </w:rPr>
              <w:fldChar w:fldCharType="end"/>
            </w:r>
          </w:del>
        </w:p>
        <w:p w14:paraId="244B6286" w14:textId="0CE5C759" w:rsidR="002258E5" w:rsidDel="008843A7" w:rsidRDefault="000A382B">
          <w:pPr>
            <w:pStyle w:val="TOC2"/>
            <w:tabs>
              <w:tab w:val="left" w:pos="880"/>
              <w:tab w:val="right" w:leader="dot" w:pos="9016"/>
            </w:tabs>
            <w:rPr>
              <w:del w:id="361" w:author="Zhong MIng Tan" w:date="2020-10-17T15:01:00Z"/>
              <w:rFonts w:asciiTheme="minorHAnsi" w:hAnsiTheme="minorHAnsi"/>
              <w:noProof/>
              <w:sz w:val="22"/>
              <w:lang w:val="en-US"/>
            </w:rPr>
          </w:pPr>
          <w:del w:id="362" w:author="Zhong MIng Tan" w:date="2020-10-17T15:01:00Z">
            <w:r w:rsidDel="008843A7">
              <w:rPr>
                <w:noProof/>
              </w:rPr>
              <w:fldChar w:fldCharType="begin"/>
            </w:r>
            <w:r w:rsidDel="008843A7">
              <w:rPr>
                <w:noProof/>
              </w:rPr>
              <w:delInstrText xml:space="preserve"> HYPERLINK \l "_Toc53583384" </w:delInstrText>
            </w:r>
            <w:r w:rsidDel="008843A7">
              <w:rPr>
                <w:noProof/>
              </w:rPr>
              <w:fldChar w:fldCharType="separate"/>
            </w:r>
          </w:del>
          <w:ins w:id="363" w:author="Zhong MIng Tan" w:date="2020-10-17T15:02:00Z">
            <w:r w:rsidR="003275C3">
              <w:rPr>
                <w:b/>
                <w:bCs/>
                <w:noProof/>
                <w:lang w:val="en-US"/>
              </w:rPr>
              <w:t>Error! Hyperlink reference not valid.</w:t>
            </w:r>
          </w:ins>
          <w:del w:id="364" w:author="Zhong MIng Tan" w:date="2020-10-17T15:01:00Z">
            <w:r w:rsidR="002258E5" w:rsidRPr="00F64FC0" w:rsidDel="008843A7">
              <w:rPr>
                <w:rStyle w:val="Hyperlink"/>
                <w:rFonts w:cs="Times New Roman"/>
                <w:noProof/>
                <w:lang w:val="en-US"/>
              </w:rPr>
              <w:delText>3.5</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SOFTWARE DESIGN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_Toc53583384 \h </w:delInstrText>
            </w:r>
            <w:r w:rsidR="002258E5" w:rsidDel="008843A7">
              <w:rPr>
                <w:noProof/>
                <w:webHidden/>
              </w:rPr>
            </w:r>
            <w:r w:rsidR="002258E5" w:rsidDel="008843A7">
              <w:rPr>
                <w:noProof/>
                <w:webHidden/>
              </w:rPr>
              <w:fldChar w:fldCharType="separate"/>
            </w:r>
            <w:r w:rsidR="002258E5" w:rsidDel="008843A7">
              <w:rPr>
                <w:noProof/>
                <w:webHidden/>
              </w:rPr>
              <w:delText>23</w:delText>
            </w:r>
            <w:r w:rsidR="002258E5" w:rsidDel="008843A7">
              <w:rPr>
                <w:noProof/>
                <w:webHidden/>
              </w:rPr>
              <w:fldChar w:fldCharType="end"/>
            </w:r>
            <w:r w:rsidDel="008843A7">
              <w:rPr>
                <w:noProof/>
              </w:rPr>
              <w:fldChar w:fldCharType="end"/>
            </w:r>
          </w:del>
        </w:p>
        <w:p w14:paraId="7B0F7C3A" w14:textId="11C0B30B" w:rsidR="002258E5" w:rsidDel="008843A7" w:rsidRDefault="000A382B">
          <w:pPr>
            <w:pStyle w:val="TOC3"/>
            <w:tabs>
              <w:tab w:val="left" w:pos="1320"/>
              <w:tab w:val="right" w:leader="dot" w:pos="9016"/>
            </w:tabs>
            <w:rPr>
              <w:del w:id="365" w:author="Zhong MIng Tan" w:date="2020-10-17T15:01:00Z"/>
              <w:rFonts w:asciiTheme="minorHAnsi" w:hAnsiTheme="minorHAnsi"/>
              <w:noProof/>
              <w:sz w:val="22"/>
              <w:lang w:val="en-US"/>
            </w:rPr>
          </w:pPr>
          <w:del w:id="366" w:author="Zhong MIng Tan" w:date="2020-10-17T15:01:00Z">
            <w:r w:rsidDel="008843A7">
              <w:rPr>
                <w:noProof/>
              </w:rPr>
              <w:fldChar w:fldCharType="begin"/>
            </w:r>
            <w:r w:rsidDel="008843A7">
              <w:rPr>
                <w:noProof/>
              </w:rPr>
              <w:delInstrText xml:space="preserve"> HYPERLINK \l "_Toc53583385" </w:delInstrText>
            </w:r>
            <w:r w:rsidDel="008843A7">
              <w:rPr>
                <w:noProof/>
              </w:rPr>
              <w:fldChar w:fldCharType="separate"/>
            </w:r>
          </w:del>
          <w:ins w:id="367" w:author="Zhong MIng Tan" w:date="2020-10-17T15:02:00Z">
            <w:r w:rsidR="003275C3">
              <w:rPr>
                <w:b/>
                <w:bCs/>
                <w:noProof/>
                <w:lang w:val="en-US"/>
              </w:rPr>
              <w:t>Error! Hyperlink reference not valid.</w:t>
            </w:r>
          </w:ins>
          <w:del w:id="368" w:author="Zhong MIng Tan" w:date="2020-10-17T15:01:00Z">
            <w:r w:rsidR="002258E5" w:rsidRPr="00F64FC0" w:rsidDel="008843A7">
              <w:rPr>
                <w:rStyle w:val="Hyperlink"/>
                <w:rFonts w:cs="Times New Roman"/>
                <w:noProof/>
                <w:lang w:val="en-US"/>
              </w:rPr>
              <w:delText>3.5.1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Framework</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_Toc53583385 \h </w:delInstrText>
            </w:r>
            <w:r w:rsidR="002258E5" w:rsidDel="008843A7">
              <w:rPr>
                <w:noProof/>
                <w:webHidden/>
              </w:rPr>
            </w:r>
            <w:r w:rsidR="002258E5" w:rsidDel="008843A7">
              <w:rPr>
                <w:noProof/>
                <w:webHidden/>
              </w:rPr>
              <w:fldChar w:fldCharType="separate"/>
            </w:r>
            <w:r w:rsidR="002258E5" w:rsidDel="008843A7">
              <w:rPr>
                <w:noProof/>
                <w:webHidden/>
              </w:rPr>
              <w:delText>23</w:delText>
            </w:r>
            <w:r w:rsidR="002258E5" w:rsidDel="008843A7">
              <w:rPr>
                <w:noProof/>
                <w:webHidden/>
              </w:rPr>
              <w:fldChar w:fldCharType="end"/>
            </w:r>
            <w:r w:rsidDel="008843A7">
              <w:rPr>
                <w:noProof/>
              </w:rPr>
              <w:fldChar w:fldCharType="end"/>
            </w:r>
          </w:del>
        </w:p>
        <w:p w14:paraId="1C1DBD33" w14:textId="516F1A18" w:rsidR="002258E5" w:rsidDel="008843A7" w:rsidRDefault="000A382B">
          <w:pPr>
            <w:pStyle w:val="TOC3"/>
            <w:tabs>
              <w:tab w:val="left" w:pos="1320"/>
              <w:tab w:val="right" w:leader="dot" w:pos="9016"/>
            </w:tabs>
            <w:rPr>
              <w:del w:id="369" w:author="Zhong MIng Tan" w:date="2020-10-17T15:01:00Z"/>
              <w:rFonts w:asciiTheme="minorHAnsi" w:hAnsiTheme="minorHAnsi"/>
              <w:noProof/>
              <w:sz w:val="22"/>
              <w:lang w:val="en-US"/>
            </w:rPr>
          </w:pPr>
          <w:del w:id="370" w:author="Zhong MIng Tan" w:date="2020-10-17T15:01:00Z">
            <w:r w:rsidDel="008843A7">
              <w:rPr>
                <w:noProof/>
              </w:rPr>
              <w:fldChar w:fldCharType="begin"/>
            </w:r>
            <w:r w:rsidDel="008843A7">
              <w:rPr>
                <w:noProof/>
              </w:rPr>
              <w:delInstrText xml:space="preserve"> HYPERLINK \l "_Toc53583386" </w:delInstrText>
            </w:r>
            <w:r w:rsidDel="008843A7">
              <w:rPr>
                <w:noProof/>
              </w:rPr>
              <w:fldChar w:fldCharType="separate"/>
            </w:r>
          </w:del>
          <w:ins w:id="371" w:author="Zhong MIng Tan" w:date="2020-10-17T15:02:00Z">
            <w:r w:rsidR="003275C3">
              <w:rPr>
                <w:b/>
                <w:bCs/>
                <w:noProof/>
                <w:lang w:val="en-US"/>
              </w:rPr>
              <w:t>Error! Hyperlink reference not valid.</w:t>
            </w:r>
          </w:ins>
          <w:del w:id="372" w:author="Zhong MIng Tan" w:date="2020-10-17T15:01:00Z">
            <w:r w:rsidR="002258E5" w:rsidRPr="00F64FC0" w:rsidDel="008843A7">
              <w:rPr>
                <w:rStyle w:val="Hyperlink"/>
                <w:rFonts w:cs="Times New Roman"/>
                <w:noProof/>
                <w:lang w:val="en-US"/>
              </w:rPr>
              <w:delText>3.5.2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Architecture</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_Toc53583386 \h </w:delInstrText>
            </w:r>
            <w:r w:rsidR="002258E5" w:rsidDel="008843A7">
              <w:rPr>
                <w:noProof/>
                <w:webHidden/>
              </w:rPr>
            </w:r>
            <w:r w:rsidR="002258E5" w:rsidDel="008843A7">
              <w:rPr>
                <w:noProof/>
                <w:webHidden/>
              </w:rPr>
              <w:fldChar w:fldCharType="separate"/>
            </w:r>
            <w:r w:rsidR="002258E5" w:rsidDel="008843A7">
              <w:rPr>
                <w:noProof/>
                <w:webHidden/>
              </w:rPr>
              <w:delText>26</w:delText>
            </w:r>
            <w:r w:rsidR="002258E5" w:rsidDel="008843A7">
              <w:rPr>
                <w:noProof/>
                <w:webHidden/>
              </w:rPr>
              <w:fldChar w:fldCharType="end"/>
            </w:r>
            <w:r w:rsidDel="008843A7">
              <w:rPr>
                <w:noProof/>
              </w:rPr>
              <w:fldChar w:fldCharType="end"/>
            </w:r>
          </w:del>
        </w:p>
        <w:p w14:paraId="3BF01862" w14:textId="3F85FBD3" w:rsidR="002258E5" w:rsidDel="008843A7" w:rsidRDefault="000A382B">
          <w:pPr>
            <w:pStyle w:val="TOC3"/>
            <w:tabs>
              <w:tab w:val="left" w:pos="1320"/>
              <w:tab w:val="right" w:leader="dot" w:pos="9016"/>
            </w:tabs>
            <w:rPr>
              <w:del w:id="373" w:author="Zhong MIng Tan" w:date="2020-10-17T15:01:00Z"/>
              <w:rFonts w:asciiTheme="minorHAnsi" w:hAnsiTheme="minorHAnsi"/>
              <w:noProof/>
              <w:sz w:val="22"/>
              <w:lang w:val="en-US"/>
            </w:rPr>
          </w:pPr>
          <w:del w:id="374" w:author="Zhong MIng Tan" w:date="2020-10-17T15:01:00Z">
            <w:r w:rsidDel="008843A7">
              <w:rPr>
                <w:noProof/>
              </w:rPr>
              <w:fldChar w:fldCharType="begin"/>
            </w:r>
            <w:r w:rsidDel="008843A7">
              <w:rPr>
                <w:noProof/>
              </w:rPr>
              <w:delInstrText xml:space="preserve"> HYPERLINK \l "_Toc53583387" </w:delInstrText>
            </w:r>
            <w:r w:rsidDel="008843A7">
              <w:rPr>
                <w:noProof/>
              </w:rPr>
              <w:fldChar w:fldCharType="separate"/>
            </w:r>
          </w:del>
          <w:ins w:id="375" w:author="Zhong MIng Tan" w:date="2020-10-17T15:02:00Z">
            <w:r w:rsidR="003275C3">
              <w:rPr>
                <w:b/>
                <w:bCs/>
                <w:noProof/>
                <w:lang w:val="en-US"/>
              </w:rPr>
              <w:t>Error! Hyperlink reference not valid.</w:t>
            </w:r>
          </w:ins>
          <w:del w:id="376" w:author="Zhong MIng Tan" w:date="2020-10-17T15:01:00Z">
            <w:r w:rsidR="002258E5" w:rsidRPr="00F64FC0" w:rsidDel="008843A7">
              <w:rPr>
                <w:rStyle w:val="Hyperlink"/>
                <w:rFonts w:cs="Times New Roman"/>
                <w:noProof/>
                <w:lang w:val="en-US"/>
              </w:rPr>
              <w:delText>3.5.3</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User Interface</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_Toc53583387 \h </w:delInstrText>
            </w:r>
            <w:r w:rsidR="002258E5" w:rsidDel="008843A7">
              <w:rPr>
                <w:noProof/>
                <w:webHidden/>
              </w:rPr>
            </w:r>
            <w:r w:rsidR="002258E5" w:rsidDel="008843A7">
              <w:rPr>
                <w:noProof/>
                <w:webHidden/>
              </w:rPr>
              <w:fldChar w:fldCharType="separate"/>
            </w:r>
            <w:r w:rsidR="002258E5" w:rsidDel="008843A7">
              <w:rPr>
                <w:noProof/>
                <w:webHidden/>
              </w:rPr>
              <w:delText>45</w:delText>
            </w:r>
            <w:r w:rsidR="002258E5" w:rsidDel="008843A7">
              <w:rPr>
                <w:noProof/>
                <w:webHidden/>
              </w:rPr>
              <w:fldChar w:fldCharType="end"/>
            </w:r>
            <w:r w:rsidDel="008843A7">
              <w:rPr>
                <w:noProof/>
              </w:rPr>
              <w:fldChar w:fldCharType="end"/>
            </w:r>
          </w:del>
        </w:p>
        <w:p w14:paraId="04E42CB0" w14:textId="24E00FB4" w:rsidR="002258E5" w:rsidDel="008843A7" w:rsidRDefault="000A382B">
          <w:pPr>
            <w:pStyle w:val="TOC1"/>
            <w:tabs>
              <w:tab w:val="left" w:pos="480"/>
              <w:tab w:val="right" w:leader="dot" w:pos="9016"/>
            </w:tabs>
            <w:rPr>
              <w:del w:id="377" w:author="Zhong MIng Tan" w:date="2020-10-17T15:01:00Z"/>
              <w:rFonts w:asciiTheme="minorHAnsi" w:hAnsiTheme="minorHAnsi"/>
              <w:noProof/>
              <w:sz w:val="22"/>
              <w:lang w:val="en-US"/>
            </w:rPr>
          </w:pPr>
          <w:del w:id="378" w:author="Zhong MIng Tan" w:date="2020-10-17T15:01:00Z">
            <w:r w:rsidDel="008843A7">
              <w:rPr>
                <w:noProof/>
              </w:rPr>
              <w:fldChar w:fldCharType="begin"/>
            </w:r>
            <w:r w:rsidDel="008843A7">
              <w:rPr>
                <w:noProof/>
              </w:rPr>
              <w:delInstrText xml:space="preserve"> HYPERLINK \l "_Toc53583388" </w:delInstrText>
            </w:r>
            <w:r w:rsidDel="008843A7">
              <w:rPr>
                <w:noProof/>
              </w:rPr>
              <w:fldChar w:fldCharType="separate"/>
            </w:r>
          </w:del>
          <w:ins w:id="379" w:author="Zhong MIng Tan" w:date="2020-10-17T15:02:00Z">
            <w:r w:rsidR="003275C3">
              <w:rPr>
                <w:b/>
                <w:bCs/>
                <w:noProof/>
                <w:lang w:val="en-US"/>
              </w:rPr>
              <w:t>Error! Hyperlink reference not valid.</w:t>
            </w:r>
          </w:ins>
          <w:del w:id="380" w:author="Zhong MIng Tan" w:date="2020-10-17T15:01:00Z">
            <w:r w:rsidR="002258E5" w:rsidRPr="00F64FC0" w:rsidDel="008843A7">
              <w:rPr>
                <w:rStyle w:val="Hyperlink"/>
                <w:rFonts w:cs="Times New Roman"/>
                <w:noProof/>
              </w:rPr>
              <w:delText>4</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IMPLEMENTATION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_Toc53583388 \h </w:delInstrText>
            </w:r>
            <w:r w:rsidR="002258E5" w:rsidDel="008843A7">
              <w:rPr>
                <w:noProof/>
                <w:webHidden/>
              </w:rPr>
            </w:r>
            <w:r w:rsidR="002258E5" w:rsidDel="008843A7">
              <w:rPr>
                <w:noProof/>
                <w:webHidden/>
              </w:rPr>
              <w:fldChar w:fldCharType="separate"/>
            </w:r>
            <w:r w:rsidR="002258E5" w:rsidDel="008843A7">
              <w:rPr>
                <w:noProof/>
                <w:webHidden/>
              </w:rPr>
              <w:delText>62</w:delText>
            </w:r>
            <w:r w:rsidR="002258E5" w:rsidDel="008843A7">
              <w:rPr>
                <w:noProof/>
                <w:webHidden/>
              </w:rPr>
              <w:fldChar w:fldCharType="end"/>
            </w:r>
            <w:r w:rsidDel="008843A7">
              <w:rPr>
                <w:noProof/>
              </w:rPr>
              <w:fldChar w:fldCharType="end"/>
            </w:r>
          </w:del>
        </w:p>
        <w:p w14:paraId="4093218C" w14:textId="7062A82C" w:rsidR="002258E5" w:rsidDel="008843A7" w:rsidRDefault="000A382B">
          <w:pPr>
            <w:pStyle w:val="TOC2"/>
            <w:tabs>
              <w:tab w:val="left" w:pos="880"/>
              <w:tab w:val="right" w:leader="dot" w:pos="9016"/>
            </w:tabs>
            <w:rPr>
              <w:del w:id="381" w:author="Zhong MIng Tan" w:date="2020-10-17T15:01:00Z"/>
              <w:rFonts w:asciiTheme="minorHAnsi" w:hAnsiTheme="minorHAnsi"/>
              <w:noProof/>
              <w:sz w:val="22"/>
              <w:lang w:val="en-US"/>
            </w:rPr>
          </w:pPr>
          <w:del w:id="382" w:author="Zhong MIng Tan" w:date="2020-10-17T15:01:00Z">
            <w:r w:rsidDel="008843A7">
              <w:rPr>
                <w:noProof/>
              </w:rPr>
              <w:fldChar w:fldCharType="begin"/>
            </w:r>
            <w:r w:rsidDel="008843A7">
              <w:rPr>
                <w:noProof/>
              </w:rPr>
              <w:delInstrText xml:space="preserve"> HYPERLINK \l "_Toc53583389" </w:delInstrText>
            </w:r>
            <w:r w:rsidDel="008843A7">
              <w:rPr>
                <w:noProof/>
              </w:rPr>
              <w:fldChar w:fldCharType="separate"/>
            </w:r>
          </w:del>
          <w:ins w:id="383" w:author="Zhong MIng Tan" w:date="2020-10-17T15:02:00Z">
            <w:r w:rsidR="003275C3">
              <w:rPr>
                <w:b/>
                <w:bCs/>
                <w:noProof/>
                <w:lang w:val="en-US"/>
              </w:rPr>
              <w:t>Error! Hyperlink reference not valid.</w:t>
            </w:r>
          </w:ins>
          <w:del w:id="384" w:author="Zhong MIng Tan" w:date="2020-10-17T15:01:00Z">
            <w:r w:rsidR="002258E5" w:rsidRPr="00F64FC0" w:rsidDel="008843A7">
              <w:rPr>
                <w:rStyle w:val="Hyperlink"/>
                <w:rFonts w:cs="Times New Roman"/>
                <w:noProof/>
              </w:rPr>
              <w:delText>4.1</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Testing</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_Toc53583389 \h </w:delInstrText>
            </w:r>
            <w:r w:rsidR="002258E5" w:rsidDel="008843A7">
              <w:rPr>
                <w:noProof/>
                <w:webHidden/>
              </w:rPr>
            </w:r>
            <w:r w:rsidR="002258E5" w:rsidDel="008843A7">
              <w:rPr>
                <w:noProof/>
                <w:webHidden/>
              </w:rPr>
              <w:fldChar w:fldCharType="separate"/>
            </w:r>
            <w:r w:rsidR="002258E5" w:rsidDel="008843A7">
              <w:rPr>
                <w:noProof/>
                <w:webHidden/>
              </w:rPr>
              <w:delText>62</w:delText>
            </w:r>
            <w:r w:rsidR="002258E5" w:rsidDel="008843A7">
              <w:rPr>
                <w:noProof/>
                <w:webHidden/>
              </w:rPr>
              <w:fldChar w:fldCharType="end"/>
            </w:r>
            <w:r w:rsidDel="008843A7">
              <w:rPr>
                <w:noProof/>
              </w:rPr>
              <w:fldChar w:fldCharType="end"/>
            </w:r>
          </w:del>
        </w:p>
        <w:p w14:paraId="677AC7E1" w14:textId="46375810" w:rsidR="002258E5" w:rsidDel="008843A7" w:rsidRDefault="000A382B">
          <w:pPr>
            <w:pStyle w:val="TOC2"/>
            <w:tabs>
              <w:tab w:val="left" w:pos="880"/>
              <w:tab w:val="right" w:leader="dot" w:pos="9016"/>
            </w:tabs>
            <w:rPr>
              <w:del w:id="385" w:author="Zhong MIng Tan" w:date="2020-10-17T15:01:00Z"/>
              <w:rFonts w:asciiTheme="minorHAnsi" w:hAnsiTheme="minorHAnsi"/>
              <w:noProof/>
              <w:sz w:val="22"/>
              <w:lang w:val="en-US"/>
            </w:rPr>
          </w:pPr>
          <w:del w:id="386" w:author="Zhong MIng Tan" w:date="2020-10-17T15:01:00Z">
            <w:r w:rsidDel="008843A7">
              <w:rPr>
                <w:noProof/>
              </w:rPr>
              <w:fldChar w:fldCharType="begin"/>
            </w:r>
            <w:r w:rsidDel="008843A7">
              <w:rPr>
                <w:noProof/>
              </w:rPr>
              <w:delInstrText xml:space="preserve"> HYPERLINK \l "_Toc53583390" </w:delInstrText>
            </w:r>
            <w:r w:rsidDel="008843A7">
              <w:rPr>
                <w:noProof/>
              </w:rPr>
              <w:fldChar w:fldCharType="separate"/>
            </w:r>
          </w:del>
          <w:ins w:id="387" w:author="Zhong MIng Tan" w:date="2020-10-17T15:02:00Z">
            <w:r w:rsidR="003275C3">
              <w:rPr>
                <w:b/>
                <w:bCs/>
                <w:noProof/>
                <w:lang w:val="en-US"/>
              </w:rPr>
              <w:t>Error! Hyperlink reference not valid.</w:t>
            </w:r>
          </w:ins>
          <w:del w:id="388" w:author="Zhong MIng Tan" w:date="2020-10-17T15:01:00Z">
            <w:r w:rsidR="002258E5" w:rsidRPr="00F64FC0" w:rsidDel="008843A7">
              <w:rPr>
                <w:rStyle w:val="Hyperlink"/>
                <w:rFonts w:cs="Times New Roman"/>
                <w:noProof/>
                <w:lang w:val="en-US"/>
              </w:rPr>
              <w:delText>4.2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Output Analysis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_Toc53583390 \h </w:delInstrText>
            </w:r>
            <w:r w:rsidR="002258E5" w:rsidDel="008843A7">
              <w:rPr>
                <w:noProof/>
                <w:webHidden/>
              </w:rPr>
            </w:r>
            <w:r w:rsidR="002258E5" w:rsidDel="008843A7">
              <w:rPr>
                <w:noProof/>
                <w:webHidden/>
              </w:rPr>
              <w:fldChar w:fldCharType="separate"/>
            </w:r>
            <w:r w:rsidR="002258E5" w:rsidDel="008843A7">
              <w:rPr>
                <w:noProof/>
                <w:webHidden/>
              </w:rPr>
              <w:delText>62</w:delText>
            </w:r>
            <w:r w:rsidR="002258E5" w:rsidDel="008843A7">
              <w:rPr>
                <w:noProof/>
                <w:webHidden/>
              </w:rPr>
              <w:fldChar w:fldCharType="end"/>
            </w:r>
            <w:r w:rsidDel="008843A7">
              <w:rPr>
                <w:noProof/>
              </w:rPr>
              <w:fldChar w:fldCharType="end"/>
            </w:r>
          </w:del>
        </w:p>
        <w:p w14:paraId="6C5302A3" w14:textId="581137DD" w:rsidR="002258E5" w:rsidDel="008843A7" w:rsidRDefault="000A382B">
          <w:pPr>
            <w:pStyle w:val="TOC1"/>
            <w:tabs>
              <w:tab w:val="left" w:pos="480"/>
              <w:tab w:val="right" w:leader="dot" w:pos="9016"/>
            </w:tabs>
            <w:rPr>
              <w:del w:id="389" w:author="Zhong MIng Tan" w:date="2020-10-17T15:01:00Z"/>
              <w:rFonts w:asciiTheme="minorHAnsi" w:hAnsiTheme="minorHAnsi"/>
              <w:noProof/>
              <w:sz w:val="22"/>
              <w:lang w:val="en-US"/>
            </w:rPr>
          </w:pPr>
          <w:del w:id="390" w:author="Zhong MIng Tan" w:date="2020-10-17T15:01:00Z">
            <w:r w:rsidDel="008843A7">
              <w:rPr>
                <w:noProof/>
              </w:rPr>
              <w:fldChar w:fldCharType="begin"/>
            </w:r>
            <w:r w:rsidDel="008843A7">
              <w:rPr>
                <w:noProof/>
              </w:rPr>
              <w:delInstrText xml:space="preserve"> HYPERLINK \l "_Toc53583391" </w:delInstrText>
            </w:r>
            <w:r w:rsidDel="008843A7">
              <w:rPr>
                <w:noProof/>
              </w:rPr>
              <w:fldChar w:fldCharType="separate"/>
            </w:r>
          </w:del>
          <w:ins w:id="391" w:author="Zhong MIng Tan" w:date="2020-10-17T15:02:00Z">
            <w:r w:rsidR="003275C3">
              <w:rPr>
                <w:b/>
                <w:bCs/>
                <w:noProof/>
                <w:lang w:val="en-US"/>
              </w:rPr>
              <w:t>Error! Hyperlink reference not valid.</w:t>
            </w:r>
          </w:ins>
          <w:del w:id="392" w:author="Zhong MIng Tan" w:date="2020-10-17T15:01:00Z">
            <w:r w:rsidR="002258E5" w:rsidRPr="00F64FC0" w:rsidDel="008843A7">
              <w:rPr>
                <w:rStyle w:val="Hyperlink"/>
                <w:rFonts w:cs="Times New Roman"/>
                <w:noProof/>
              </w:rPr>
              <w:delText>5</w:delText>
            </w:r>
            <w:r w:rsidR="002258E5" w:rsidDel="008843A7">
              <w:rPr>
                <w:rFonts w:asciiTheme="minorHAnsi" w:hAnsiTheme="minorHAnsi"/>
                <w:noProof/>
                <w:sz w:val="22"/>
                <w:lang w:val="en-US"/>
              </w:rPr>
              <w:tab/>
            </w:r>
            <w:r w:rsidR="002258E5" w:rsidRPr="00F64FC0" w:rsidDel="008843A7">
              <w:rPr>
                <w:rStyle w:val="Hyperlink"/>
                <w:rFonts w:cs="Times New Roman"/>
                <w:noProof/>
              </w:rPr>
              <w:delText>CONCLUSION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_Toc53583391 \h </w:delInstrText>
            </w:r>
            <w:r w:rsidR="002258E5" w:rsidDel="008843A7">
              <w:rPr>
                <w:noProof/>
                <w:webHidden/>
              </w:rPr>
            </w:r>
            <w:r w:rsidR="002258E5" w:rsidDel="008843A7">
              <w:rPr>
                <w:noProof/>
                <w:webHidden/>
              </w:rPr>
              <w:fldChar w:fldCharType="separate"/>
            </w:r>
            <w:r w:rsidR="002258E5" w:rsidDel="008843A7">
              <w:rPr>
                <w:noProof/>
                <w:webHidden/>
              </w:rPr>
              <w:delText>63</w:delText>
            </w:r>
            <w:r w:rsidR="002258E5" w:rsidDel="008843A7">
              <w:rPr>
                <w:noProof/>
                <w:webHidden/>
              </w:rPr>
              <w:fldChar w:fldCharType="end"/>
            </w:r>
            <w:r w:rsidDel="008843A7">
              <w:rPr>
                <w:noProof/>
              </w:rPr>
              <w:fldChar w:fldCharType="end"/>
            </w:r>
          </w:del>
        </w:p>
        <w:p w14:paraId="479929BD" w14:textId="3600D2C4" w:rsidR="002258E5" w:rsidDel="008843A7" w:rsidRDefault="000A382B">
          <w:pPr>
            <w:pStyle w:val="TOC2"/>
            <w:tabs>
              <w:tab w:val="left" w:pos="880"/>
              <w:tab w:val="right" w:leader="dot" w:pos="9016"/>
            </w:tabs>
            <w:rPr>
              <w:del w:id="393" w:author="Zhong MIng Tan" w:date="2020-10-17T15:01:00Z"/>
              <w:rFonts w:asciiTheme="minorHAnsi" w:hAnsiTheme="minorHAnsi"/>
              <w:noProof/>
              <w:sz w:val="22"/>
              <w:lang w:val="en-US"/>
            </w:rPr>
          </w:pPr>
          <w:del w:id="394" w:author="Zhong MIng Tan" w:date="2020-10-17T15:01:00Z">
            <w:r w:rsidDel="008843A7">
              <w:rPr>
                <w:noProof/>
              </w:rPr>
              <w:fldChar w:fldCharType="begin"/>
            </w:r>
            <w:r w:rsidDel="008843A7">
              <w:rPr>
                <w:noProof/>
              </w:rPr>
              <w:delInstrText xml:space="preserve"> HYPERLINK \l "_Toc53583392" </w:delInstrText>
            </w:r>
            <w:r w:rsidDel="008843A7">
              <w:rPr>
                <w:noProof/>
              </w:rPr>
              <w:fldChar w:fldCharType="separate"/>
            </w:r>
          </w:del>
          <w:ins w:id="395" w:author="Zhong MIng Tan" w:date="2020-10-17T15:02:00Z">
            <w:r w:rsidR="003275C3">
              <w:rPr>
                <w:b/>
                <w:bCs/>
                <w:noProof/>
                <w:lang w:val="en-US"/>
              </w:rPr>
              <w:t>Error! Hyperlink reference not valid.</w:t>
            </w:r>
          </w:ins>
          <w:del w:id="396" w:author="Zhong MIng Tan" w:date="2020-10-17T15:01:00Z">
            <w:r w:rsidR="002258E5" w:rsidRPr="00F64FC0" w:rsidDel="008843A7">
              <w:rPr>
                <w:rStyle w:val="Hyperlink"/>
                <w:rFonts w:cs="Times New Roman"/>
                <w:noProof/>
                <w:lang w:val="en-US"/>
              </w:rPr>
              <w:delText>5.1</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Finding &amp; limitations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_Toc53583392 \h </w:delInstrText>
            </w:r>
            <w:r w:rsidR="002258E5" w:rsidDel="008843A7">
              <w:rPr>
                <w:noProof/>
                <w:webHidden/>
              </w:rPr>
            </w:r>
            <w:r w:rsidR="002258E5" w:rsidDel="008843A7">
              <w:rPr>
                <w:noProof/>
                <w:webHidden/>
              </w:rPr>
              <w:fldChar w:fldCharType="separate"/>
            </w:r>
            <w:r w:rsidR="002258E5" w:rsidDel="008843A7">
              <w:rPr>
                <w:noProof/>
                <w:webHidden/>
              </w:rPr>
              <w:delText>63</w:delText>
            </w:r>
            <w:r w:rsidR="002258E5" w:rsidDel="008843A7">
              <w:rPr>
                <w:noProof/>
                <w:webHidden/>
              </w:rPr>
              <w:fldChar w:fldCharType="end"/>
            </w:r>
            <w:r w:rsidDel="008843A7">
              <w:rPr>
                <w:noProof/>
              </w:rPr>
              <w:fldChar w:fldCharType="end"/>
            </w:r>
          </w:del>
        </w:p>
        <w:p w14:paraId="59E321AF" w14:textId="6CA6F8E2" w:rsidR="002258E5" w:rsidDel="008843A7" w:rsidRDefault="000A382B">
          <w:pPr>
            <w:pStyle w:val="TOC2"/>
            <w:tabs>
              <w:tab w:val="left" w:pos="880"/>
              <w:tab w:val="right" w:leader="dot" w:pos="9016"/>
            </w:tabs>
            <w:rPr>
              <w:del w:id="397" w:author="Zhong MIng Tan" w:date="2020-10-17T15:01:00Z"/>
              <w:rFonts w:asciiTheme="minorHAnsi" w:hAnsiTheme="minorHAnsi"/>
              <w:noProof/>
              <w:sz w:val="22"/>
              <w:lang w:val="en-US"/>
            </w:rPr>
          </w:pPr>
          <w:del w:id="398" w:author="Zhong MIng Tan" w:date="2020-10-17T15:01:00Z">
            <w:r w:rsidDel="008843A7">
              <w:rPr>
                <w:noProof/>
              </w:rPr>
              <w:fldChar w:fldCharType="begin"/>
            </w:r>
            <w:r w:rsidDel="008843A7">
              <w:rPr>
                <w:noProof/>
              </w:rPr>
              <w:delInstrText xml:space="preserve"> HYPERLINK \l "_Toc53583393" </w:delInstrText>
            </w:r>
            <w:r w:rsidDel="008843A7">
              <w:rPr>
                <w:noProof/>
              </w:rPr>
              <w:fldChar w:fldCharType="separate"/>
            </w:r>
          </w:del>
          <w:ins w:id="399" w:author="Zhong MIng Tan" w:date="2020-10-17T15:02:00Z">
            <w:r w:rsidR="003275C3">
              <w:rPr>
                <w:b/>
                <w:bCs/>
                <w:noProof/>
                <w:lang w:val="en-US"/>
              </w:rPr>
              <w:t>Error! Hyperlink reference not valid.</w:t>
            </w:r>
          </w:ins>
          <w:del w:id="400" w:author="Zhong MIng Tan" w:date="2020-10-17T15:01:00Z">
            <w:r w:rsidR="002258E5" w:rsidRPr="00F64FC0" w:rsidDel="008843A7">
              <w:rPr>
                <w:rStyle w:val="Hyperlink"/>
                <w:rFonts w:cs="Times New Roman"/>
                <w:noProof/>
                <w:lang w:val="en-US"/>
              </w:rPr>
              <w:delText>5.2</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Contribution</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_Toc53583393 \h </w:delInstrText>
            </w:r>
            <w:r w:rsidR="002258E5" w:rsidDel="008843A7">
              <w:rPr>
                <w:noProof/>
                <w:webHidden/>
              </w:rPr>
            </w:r>
            <w:r w:rsidR="002258E5" w:rsidDel="008843A7">
              <w:rPr>
                <w:noProof/>
                <w:webHidden/>
              </w:rPr>
              <w:fldChar w:fldCharType="separate"/>
            </w:r>
            <w:r w:rsidR="002258E5" w:rsidDel="008843A7">
              <w:rPr>
                <w:noProof/>
                <w:webHidden/>
              </w:rPr>
              <w:delText>63</w:delText>
            </w:r>
            <w:r w:rsidR="002258E5" w:rsidDel="008843A7">
              <w:rPr>
                <w:noProof/>
                <w:webHidden/>
              </w:rPr>
              <w:fldChar w:fldCharType="end"/>
            </w:r>
            <w:r w:rsidDel="008843A7">
              <w:rPr>
                <w:noProof/>
              </w:rPr>
              <w:fldChar w:fldCharType="end"/>
            </w:r>
          </w:del>
        </w:p>
        <w:p w14:paraId="7990113C" w14:textId="093EA2F3" w:rsidR="002258E5" w:rsidDel="008843A7" w:rsidRDefault="000A382B">
          <w:pPr>
            <w:pStyle w:val="TOC2"/>
            <w:tabs>
              <w:tab w:val="left" w:pos="880"/>
              <w:tab w:val="right" w:leader="dot" w:pos="9016"/>
            </w:tabs>
            <w:rPr>
              <w:del w:id="401" w:author="Zhong MIng Tan" w:date="2020-10-17T15:01:00Z"/>
              <w:rFonts w:asciiTheme="minorHAnsi" w:hAnsiTheme="minorHAnsi"/>
              <w:noProof/>
              <w:sz w:val="22"/>
              <w:lang w:val="en-US"/>
            </w:rPr>
          </w:pPr>
          <w:del w:id="402" w:author="Zhong MIng Tan" w:date="2020-10-17T15:01:00Z">
            <w:r w:rsidDel="008843A7">
              <w:rPr>
                <w:noProof/>
              </w:rPr>
              <w:fldChar w:fldCharType="begin"/>
            </w:r>
            <w:r w:rsidDel="008843A7">
              <w:rPr>
                <w:noProof/>
              </w:rPr>
              <w:delInstrText xml:space="preserve"> HYPERLINK \l "_Toc53583394" </w:delInstrText>
            </w:r>
            <w:r w:rsidDel="008843A7">
              <w:rPr>
                <w:noProof/>
              </w:rPr>
              <w:fldChar w:fldCharType="separate"/>
            </w:r>
          </w:del>
          <w:ins w:id="403" w:author="Zhong MIng Tan" w:date="2020-10-17T15:02:00Z">
            <w:r w:rsidR="003275C3">
              <w:rPr>
                <w:b/>
                <w:bCs/>
                <w:noProof/>
                <w:lang w:val="en-US"/>
              </w:rPr>
              <w:t>Error! Hyperlink reference not valid.</w:t>
            </w:r>
          </w:ins>
          <w:del w:id="404" w:author="Zhong MIng Tan" w:date="2020-10-17T15:01:00Z">
            <w:r w:rsidR="002258E5" w:rsidRPr="00F64FC0" w:rsidDel="008843A7">
              <w:rPr>
                <w:rStyle w:val="Hyperlink"/>
                <w:rFonts w:cs="Times New Roman"/>
                <w:noProof/>
                <w:lang w:val="en-US"/>
              </w:rPr>
              <w:delText>5.3</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Summary</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_Toc53583394 \h </w:delInstrText>
            </w:r>
            <w:r w:rsidR="002258E5" w:rsidDel="008843A7">
              <w:rPr>
                <w:noProof/>
                <w:webHidden/>
              </w:rPr>
            </w:r>
            <w:r w:rsidR="002258E5" w:rsidDel="008843A7">
              <w:rPr>
                <w:noProof/>
                <w:webHidden/>
              </w:rPr>
              <w:fldChar w:fldCharType="separate"/>
            </w:r>
            <w:r w:rsidR="002258E5" w:rsidDel="008843A7">
              <w:rPr>
                <w:noProof/>
                <w:webHidden/>
              </w:rPr>
              <w:delText>63</w:delText>
            </w:r>
            <w:r w:rsidR="002258E5" w:rsidDel="008843A7">
              <w:rPr>
                <w:noProof/>
                <w:webHidden/>
              </w:rPr>
              <w:fldChar w:fldCharType="end"/>
            </w:r>
            <w:r w:rsidDel="008843A7">
              <w:rPr>
                <w:noProof/>
              </w:rPr>
              <w:fldChar w:fldCharType="end"/>
            </w:r>
          </w:del>
        </w:p>
        <w:p w14:paraId="26F222C2" w14:textId="2583885D" w:rsidR="002258E5" w:rsidDel="008843A7" w:rsidRDefault="000A382B">
          <w:pPr>
            <w:pStyle w:val="TOC2"/>
            <w:tabs>
              <w:tab w:val="left" w:pos="880"/>
              <w:tab w:val="right" w:leader="dot" w:pos="9016"/>
            </w:tabs>
            <w:rPr>
              <w:del w:id="405" w:author="Zhong MIng Tan" w:date="2020-10-17T15:01:00Z"/>
              <w:rFonts w:asciiTheme="minorHAnsi" w:hAnsiTheme="minorHAnsi"/>
              <w:noProof/>
              <w:sz w:val="22"/>
              <w:lang w:val="en-US"/>
            </w:rPr>
          </w:pPr>
          <w:del w:id="406" w:author="Zhong MIng Tan" w:date="2020-10-17T15:01:00Z">
            <w:r w:rsidDel="008843A7">
              <w:rPr>
                <w:noProof/>
              </w:rPr>
              <w:fldChar w:fldCharType="begin"/>
            </w:r>
            <w:r w:rsidDel="008843A7">
              <w:rPr>
                <w:noProof/>
              </w:rPr>
              <w:delInstrText xml:space="preserve"> HYPERLINK \l "_Toc53583395" </w:delInstrText>
            </w:r>
            <w:r w:rsidDel="008843A7">
              <w:rPr>
                <w:noProof/>
              </w:rPr>
              <w:fldChar w:fldCharType="separate"/>
            </w:r>
          </w:del>
          <w:ins w:id="407" w:author="Zhong MIng Tan" w:date="2020-10-17T15:02:00Z">
            <w:r w:rsidR="003275C3">
              <w:rPr>
                <w:b/>
                <w:bCs/>
                <w:noProof/>
                <w:lang w:val="en-US"/>
              </w:rPr>
              <w:t>Error! Hyperlink reference not valid.</w:t>
            </w:r>
          </w:ins>
          <w:del w:id="408" w:author="Zhong MIng Tan" w:date="2020-10-17T15:01:00Z">
            <w:r w:rsidR="002258E5" w:rsidRPr="00F64FC0" w:rsidDel="008843A7">
              <w:rPr>
                <w:rStyle w:val="Hyperlink"/>
                <w:rFonts w:cs="Times New Roman"/>
                <w:noProof/>
                <w:lang w:val="en-US"/>
              </w:rPr>
              <w:delText>5.4</w:delText>
            </w:r>
            <w:r w:rsidR="002258E5" w:rsidDel="008843A7">
              <w:rPr>
                <w:rFonts w:asciiTheme="minorHAnsi" w:hAnsiTheme="minorHAnsi"/>
                <w:noProof/>
                <w:sz w:val="22"/>
                <w:lang w:val="en-US"/>
              </w:rPr>
              <w:tab/>
            </w:r>
            <w:r w:rsidR="002258E5" w:rsidRPr="00F64FC0" w:rsidDel="008843A7">
              <w:rPr>
                <w:rStyle w:val="Hyperlink"/>
                <w:rFonts w:cs="Times New Roman"/>
                <w:noProof/>
                <w:lang w:val="en-US"/>
              </w:rPr>
              <w:delText>Future Enhancement</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_Toc53583395 \h </w:delInstrText>
            </w:r>
            <w:r w:rsidR="002258E5" w:rsidDel="008843A7">
              <w:rPr>
                <w:noProof/>
                <w:webHidden/>
              </w:rPr>
            </w:r>
            <w:r w:rsidR="002258E5" w:rsidDel="008843A7">
              <w:rPr>
                <w:noProof/>
                <w:webHidden/>
              </w:rPr>
              <w:fldChar w:fldCharType="separate"/>
            </w:r>
            <w:r w:rsidR="002258E5" w:rsidDel="008843A7">
              <w:rPr>
                <w:noProof/>
                <w:webHidden/>
              </w:rPr>
              <w:delText>63</w:delText>
            </w:r>
            <w:r w:rsidR="002258E5" w:rsidDel="008843A7">
              <w:rPr>
                <w:noProof/>
                <w:webHidden/>
              </w:rPr>
              <w:fldChar w:fldCharType="end"/>
            </w:r>
            <w:r w:rsidDel="008843A7">
              <w:rPr>
                <w:noProof/>
              </w:rPr>
              <w:fldChar w:fldCharType="end"/>
            </w:r>
          </w:del>
        </w:p>
        <w:p w14:paraId="322C3EF9" w14:textId="71A0A41E" w:rsidR="002258E5" w:rsidDel="008843A7" w:rsidRDefault="000A382B">
          <w:pPr>
            <w:pStyle w:val="TOC1"/>
            <w:tabs>
              <w:tab w:val="right" w:leader="dot" w:pos="9016"/>
            </w:tabs>
            <w:rPr>
              <w:del w:id="409" w:author="Zhong MIng Tan" w:date="2020-10-17T15:01:00Z"/>
              <w:rFonts w:asciiTheme="minorHAnsi" w:hAnsiTheme="minorHAnsi"/>
              <w:noProof/>
              <w:sz w:val="22"/>
              <w:lang w:val="en-US"/>
            </w:rPr>
          </w:pPr>
          <w:del w:id="410" w:author="Zhong MIng Tan" w:date="2020-10-17T15:01:00Z">
            <w:r w:rsidDel="008843A7">
              <w:rPr>
                <w:noProof/>
              </w:rPr>
              <w:fldChar w:fldCharType="begin"/>
            </w:r>
            <w:r w:rsidDel="008843A7">
              <w:rPr>
                <w:noProof/>
              </w:rPr>
              <w:delInstrText xml:space="preserve"> HYPERLINK \l "_Toc53583396" </w:delInstrText>
            </w:r>
            <w:r w:rsidDel="008843A7">
              <w:rPr>
                <w:noProof/>
              </w:rPr>
              <w:fldChar w:fldCharType="separate"/>
            </w:r>
          </w:del>
          <w:ins w:id="411" w:author="Zhong MIng Tan" w:date="2020-10-17T15:02:00Z">
            <w:r w:rsidR="003275C3">
              <w:rPr>
                <w:b/>
                <w:bCs/>
                <w:noProof/>
                <w:lang w:val="en-US"/>
              </w:rPr>
              <w:t>Error! Hyperlink reference not valid.</w:t>
            </w:r>
          </w:ins>
          <w:del w:id="412" w:author="Zhong MIng Tan" w:date="2020-10-17T15:01:00Z">
            <w:r w:rsidR="002258E5" w:rsidRPr="00F64FC0" w:rsidDel="008843A7">
              <w:rPr>
                <w:rStyle w:val="Hyperlink"/>
                <w:rFonts w:cs="Times New Roman"/>
                <w:noProof/>
              </w:rPr>
              <w:delText>REFERENCES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_Toc53583396 \h </w:delInstrText>
            </w:r>
            <w:r w:rsidR="002258E5" w:rsidDel="008843A7">
              <w:rPr>
                <w:noProof/>
                <w:webHidden/>
              </w:rPr>
            </w:r>
            <w:r w:rsidR="002258E5" w:rsidDel="008843A7">
              <w:rPr>
                <w:noProof/>
                <w:webHidden/>
              </w:rPr>
              <w:fldChar w:fldCharType="separate"/>
            </w:r>
            <w:r w:rsidR="002258E5" w:rsidDel="008843A7">
              <w:rPr>
                <w:noProof/>
                <w:webHidden/>
              </w:rPr>
              <w:delText>64</w:delText>
            </w:r>
            <w:r w:rsidR="002258E5" w:rsidDel="008843A7">
              <w:rPr>
                <w:noProof/>
                <w:webHidden/>
              </w:rPr>
              <w:fldChar w:fldCharType="end"/>
            </w:r>
            <w:r w:rsidDel="008843A7">
              <w:rPr>
                <w:noProof/>
              </w:rPr>
              <w:fldChar w:fldCharType="end"/>
            </w:r>
          </w:del>
        </w:p>
        <w:p w14:paraId="6678AFC5" w14:textId="35553FF3" w:rsidR="002258E5" w:rsidDel="008843A7" w:rsidRDefault="000A382B">
          <w:pPr>
            <w:pStyle w:val="TOC1"/>
            <w:tabs>
              <w:tab w:val="right" w:leader="dot" w:pos="9016"/>
            </w:tabs>
            <w:rPr>
              <w:del w:id="413" w:author="Zhong MIng Tan" w:date="2020-10-17T15:01:00Z"/>
              <w:rFonts w:asciiTheme="minorHAnsi" w:hAnsiTheme="minorHAnsi"/>
              <w:noProof/>
              <w:sz w:val="22"/>
              <w:lang w:val="en-US"/>
            </w:rPr>
          </w:pPr>
          <w:del w:id="414" w:author="Zhong MIng Tan" w:date="2020-10-17T15:01:00Z">
            <w:r w:rsidDel="008843A7">
              <w:rPr>
                <w:noProof/>
              </w:rPr>
              <w:fldChar w:fldCharType="begin"/>
            </w:r>
            <w:r w:rsidDel="008843A7">
              <w:rPr>
                <w:noProof/>
              </w:rPr>
              <w:delInstrText xml:space="preserve"> HYPERLINK \l "_Toc53583397" </w:delInstrText>
            </w:r>
            <w:r w:rsidDel="008843A7">
              <w:rPr>
                <w:noProof/>
              </w:rPr>
              <w:fldChar w:fldCharType="separate"/>
            </w:r>
          </w:del>
          <w:ins w:id="415" w:author="Zhong MIng Tan" w:date="2020-10-17T15:02:00Z">
            <w:r w:rsidR="003275C3">
              <w:rPr>
                <w:b/>
                <w:bCs/>
                <w:noProof/>
                <w:lang w:val="en-US"/>
              </w:rPr>
              <w:t>Error! Hyperlink reference not valid.</w:t>
            </w:r>
          </w:ins>
          <w:del w:id="416" w:author="Zhong MIng Tan" w:date="2020-10-17T15:01:00Z">
            <w:r w:rsidR="002258E5" w:rsidRPr="00F64FC0" w:rsidDel="008843A7">
              <w:rPr>
                <w:rStyle w:val="Hyperlink"/>
                <w:rFonts w:cs="Times New Roman"/>
                <w:noProof/>
              </w:rPr>
              <w:delText>APPENDICES</w:delText>
            </w:r>
            <w:r w:rsidR="002258E5" w:rsidDel="008843A7">
              <w:rPr>
                <w:noProof/>
                <w:webHidden/>
              </w:rPr>
              <w:tab/>
            </w:r>
            <w:r w:rsidR="002258E5" w:rsidDel="008843A7">
              <w:rPr>
                <w:noProof/>
                <w:webHidden/>
              </w:rPr>
              <w:fldChar w:fldCharType="begin"/>
            </w:r>
            <w:r w:rsidR="002258E5" w:rsidDel="008843A7">
              <w:rPr>
                <w:noProof/>
                <w:webHidden/>
              </w:rPr>
              <w:delInstrText xml:space="preserve"> PAGEREF _Toc53583397 \h </w:delInstrText>
            </w:r>
            <w:r w:rsidR="002258E5" w:rsidDel="008843A7">
              <w:rPr>
                <w:noProof/>
                <w:webHidden/>
              </w:rPr>
            </w:r>
            <w:r w:rsidR="002258E5" w:rsidDel="008843A7">
              <w:rPr>
                <w:noProof/>
                <w:webHidden/>
              </w:rPr>
              <w:fldChar w:fldCharType="separate"/>
            </w:r>
            <w:r w:rsidR="002258E5" w:rsidDel="008843A7">
              <w:rPr>
                <w:noProof/>
                <w:webHidden/>
              </w:rPr>
              <w:delText>64</w:delText>
            </w:r>
            <w:r w:rsidR="002258E5" w:rsidDel="008843A7">
              <w:rPr>
                <w:noProof/>
                <w:webHidden/>
              </w:rPr>
              <w:fldChar w:fldCharType="end"/>
            </w:r>
            <w:r w:rsidDel="008843A7">
              <w:rPr>
                <w:noProof/>
              </w:rPr>
              <w:fldChar w:fldCharType="end"/>
            </w:r>
          </w:del>
        </w:p>
        <w:p w14:paraId="29891A62" w14:textId="61F619F5"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default" r:id="rId10"/>
          <w:footerReference w:type="default" r:id="rId11"/>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417" w:name="_Hlk53609018"/>
      <w:bookmarkStart w:id="418" w:name="_Toc53839405"/>
      <w:r w:rsidRPr="00123055">
        <w:rPr>
          <w:rFonts w:cs="Times New Roman"/>
          <w:szCs w:val="24"/>
        </w:rPr>
        <w:lastRenderedPageBreak/>
        <w:t>ACKNOWLEDGEMENT</w:t>
      </w:r>
      <w:bookmarkEnd w:id="418"/>
    </w:p>
    <w:p w14:paraId="42C71A33" w14:textId="41FDAD01" w:rsidR="00B40DA8" w:rsidRPr="00B40DA8" w:rsidRDefault="00B40DA8" w:rsidP="00D05FF0">
      <w:pPr>
        <w:rPr>
          <w:lang w:val="en-US" w:eastAsia="en-US"/>
        </w:rPr>
      </w:pPr>
      <w:bookmarkStart w:id="419" w:name="_Hlk53609714"/>
      <w:r w:rsidRPr="00B40DA8">
        <w:rPr>
          <w:lang w:val="en-US" w:eastAsia="en-US"/>
        </w:rPr>
        <w:t xml:space="preserve">First and foremost, I would like to give a heart full of appreciation to </w:t>
      </w:r>
      <w:r w:rsidR="00CF139F">
        <w:rPr>
          <w:lang w:val="en-US" w:eastAsia="en-US"/>
        </w:rPr>
        <w:t>my lecturer</w:t>
      </w:r>
      <w:r w:rsidRPr="00B40DA8">
        <w:rPr>
          <w:lang w:val="en-US" w:eastAsia="en-US"/>
        </w:rPr>
        <w:t>,</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1506B2B7" w14:textId="4D728110"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 xml:space="preserve">classmate Ms. Low </w:t>
      </w:r>
      <w:proofErr w:type="spellStart"/>
      <w:r>
        <w:rPr>
          <w:lang w:val="en-US" w:eastAsia="en-US"/>
        </w:rPr>
        <w:t>Hwei</w:t>
      </w:r>
      <w:proofErr w:type="spellEnd"/>
      <w:r>
        <w:rPr>
          <w:lang w:val="en-US" w:eastAsia="en-US"/>
        </w:rPr>
        <w:t xml:space="preserve"> Li, Ms. Chin Yoke </w:t>
      </w:r>
      <w:proofErr w:type="spellStart"/>
      <w:r>
        <w:rPr>
          <w:lang w:val="en-US" w:eastAsia="en-US"/>
        </w:rPr>
        <w:t>Nien</w:t>
      </w:r>
      <w:proofErr w:type="spellEnd"/>
      <w:r>
        <w:rPr>
          <w:lang w:val="en-US" w:eastAsia="en-US"/>
        </w:rPr>
        <w:t xml:space="preserve">, Mr. Fong Jia Hui, Mr. Ho </w:t>
      </w:r>
      <w:proofErr w:type="spellStart"/>
      <w:r>
        <w:rPr>
          <w:lang w:val="en-US" w:eastAsia="en-US"/>
        </w:rPr>
        <w:t>Jin</w:t>
      </w:r>
      <w:proofErr w:type="spellEnd"/>
      <w:r>
        <w:rPr>
          <w:lang w:val="en-US" w:eastAsia="en-US"/>
        </w:rPr>
        <w:t xml:space="preserve"> Heng</w:t>
      </w:r>
      <w:r w:rsidR="00CF139F">
        <w:rPr>
          <w:lang w:val="en-US" w:eastAsia="en-US"/>
        </w:rPr>
        <w:t xml:space="preserve">, </w:t>
      </w:r>
      <w:proofErr w:type="spellStart"/>
      <w:r w:rsidR="00CF139F">
        <w:rPr>
          <w:lang w:val="en-US" w:eastAsia="en-US"/>
        </w:rPr>
        <w:t>Mr</w:t>
      </w:r>
      <w:proofErr w:type="spellEnd"/>
      <w:r w:rsidR="00CF139F">
        <w:rPr>
          <w:lang w:val="en-US" w:eastAsia="en-US"/>
        </w:rPr>
        <w:t xml:space="preserve"> Lee Jian Sheng, </w:t>
      </w:r>
      <w:proofErr w:type="spellStart"/>
      <w:r w:rsidR="00CF139F">
        <w:rPr>
          <w:lang w:val="en-US" w:eastAsia="en-US"/>
        </w:rPr>
        <w:t>Ms</w:t>
      </w:r>
      <w:proofErr w:type="spellEnd"/>
      <w:r w:rsidR="00CF139F">
        <w:rPr>
          <w:lang w:val="en-US" w:eastAsia="en-US"/>
        </w:rPr>
        <w:t xml:space="preserve"> Reshmi </w:t>
      </w:r>
      <w:proofErr w:type="spellStart"/>
      <w:r w:rsidR="00CF139F">
        <w:rPr>
          <w:lang w:val="en-US" w:eastAsia="en-US"/>
        </w:rPr>
        <w:t>Ravandran</w:t>
      </w:r>
      <w:proofErr w:type="spellEnd"/>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bookmarkEnd w:id="417"/>
    <w:bookmarkEnd w:id="419"/>
    <w:p w14:paraId="1D87EB58" w14:textId="77777777" w:rsidR="001D106D" w:rsidRDefault="001D106D" w:rsidP="00D05FF0">
      <w:pPr>
        <w:rPr>
          <w:lang w:val="en-US" w:eastAsia="en-US"/>
        </w:rPr>
      </w:pPr>
      <w:r>
        <w:rPr>
          <w:lang w:val="en-US" w:eastAsia="en-US"/>
        </w:rPr>
        <w:br w:type="page"/>
      </w:r>
    </w:p>
    <w:p w14:paraId="0AB36A55" w14:textId="31C1C566" w:rsidR="00E60049" w:rsidRPr="00123055" w:rsidRDefault="00927601" w:rsidP="001E745F">
      <w:pPr>
        <w:pStyle w:val="Heading1"/>
        <w:numPr>
          <w:ilvl w:val="0"/>
          <w:numId w:val="0"/>
        </w:numPr>
        <w:tabs>
          <w:tab w:val="center" w:pos="4513"/>
          <w:tab w:val="left" w:pos="7116"/>
        </w:tabs>
        <w:ind w:left="432" w:hanging="432"/>
        <w:jc w:val="center"/>
        <w:rPr>
          <w:rFonts w:cs="Times New Roman"/>
          <w:szCs w:val="24"/>
        </w:rPr>
        <w:pPrChange w:id="420" w:author="Zhong MIng Tan" w:date="2020-10-17T14:49:00Z">
          <w:pPr>
            <w:pStyle w:val="Heading1"/>
            <w:numPr>
              <w:numId w:val="0"/>
            </w:numPr>
            <w:tabs>
              <w:tab w:val="center" w:pos="4513"/>
              <w:tab w:val="left" w:pos="7116"/>
            </w:tabs>
          </w:pPr>
        </w:pPrChange>
      </w:pPr>
      <w:bookmarkStart w:id="421" w:name="_Toc53839406"/>
      <w:r w:rsidRPr="00123055">
        <w:rPr>
          <w:rFonts w:cs="Times New Roman"/>
          <w:szCs w:val="24"/>
        </w:rPr>
        <w:lastRenderedPageBreak/>
        <w:t>ABSTRACT</w:t>
      </w:r>
      <w:bookmarkEnd w:id="421"/>
    </w:p>
    <w:p w14:paraId="49B4D2D1" w14:textId="4F9103A3" w:rsidR="00C2723B" w:rsidRDefault="001E745F">
      <w:pPr>
        <w:spacing w:line="259" w:lineRule="auto"/>
        <w:rPr>
          <w:rFonts w:eastAsiaTheme="majorEastAsia" w:cs="Times New Roman"/>
          <w:b/>
          <w:szCs w:val="24"/>
          <w:lang w:val="en-US" w:eastAsia="en-US"/>
        </w:rPr>
      </w:pPr>
      <w:ins w:id="422" w:author="Zhong MIng Tan" w:date="2020-10-17T14:50:00Z">
        <w:r>
          <w:rPr>
            <w:rFonts w:cs="Times New Roman"/>
            <w:szCs w:val="24"/>
          </w:rPr>
          <w:tab/>
          <w:t xml:space="preserve">The gaming industry is growing at a speed </w:t>
        </w:r>
      </w:ins>
      <w:ins w:id="423" w:author="Zhong MIng Tan" w:date="2020-10-17T14:51:00Z">
        <w:r>
          <w:rPr>
            <w:rFonts w:cs="Times New Roman"/>
            <w:szCs w:val="24"/>
          </w:rPr>
          <w:t xml:space="preserve">that we cannot imagine. The gaming industry bring a lot benefit and income to many country and city. It is more popular than other traditional </w:t>
        </w:r>
        <w:r w:rsidR="00C40398">
          <w:rPr>
            <w:rFonts w:cs="Times New Roman"/>
            <w:szCs w:val="24"/>
          </w:rPr>
          <w:t>sport such as F1, basketball, football. Th</w:t>
        </w:r>
      </w:ins>
      <w:ins w:id="424" w:author="Zhong MIng Tan" w:date="2020-10-17T14:52:00Z">
        <w:r w:rsidR="00C40398">
          <w:rPr>
            <w:rFonts w:cs="Times New Roman"/>
            <w:szCs w:val="24"/>
          </w:rPr>
          <w:t>is project is to study the suitable gaming gear for a user and develop a system which able to recommend the gaming gear to gamer or casual user. This project is trying to solve the issues when the customer c</w:t>
        </w:r>
      </w:ins>
      <w:ins w:id="425" w:author="Zhong MIng Tan" w:date="2020-10-17T14:53:00Z">
        <w:r w:rsidR="00C40398">
          <w:rPr>
            <w:rFonts w:cs="Times New Roman"/>
            <w:szCs w:val="24"/>
          </w:rPr>
          <w:t xml:space="preserve">hoosing the suitable gaming gear. </w:t>
        </w:r>
        <w:r w:rsidR="00254CD2">
          <w:rPr>
            <w:rFonts w:cs="Times New Roman"/>
            <w:szCs w:val="24"/>
          </w:rPr>
          <w:t>This project also focusses on the user without any prior knowledge. Apart from that, this project is aimed to automate the process for choosing gaming gear and improve the accuracy, reduce the searching time for cust</w:t>
        </w:r>
      </w:ins>
      <w:ins w:id="426" w:author="Zhong MIng Tan" w:date="2020-10-17T14:54:00Z">
        <w:r w:rsidR="00254CD2">
          <w:rPr>
            <w:rFonts w:cs="Times New Roman"/>
            <w:szCs w:val="24"/>
          </w:rPr>
          <w:t>omer.</w:t>
        </w:r>
        <w:r w:rsidR="00C8647F">
          <w:rPr>
            <w:rFonts w:cs="Times New Roman"/>
            <w:szCs w:val="24"/>
          </w:rPr>
          <w:t xml:space="preserve"> The long searching time is caused by the current shopping website have too many choice and customer can be easily affected by the promoted product.</w:t>
        </w:r>
        <w:r w:rsidR="00601802">
          <w:rPr>
            <w:rFonts w:cs="Times New Roman"/>
            <w:szCs w:val="24"/>
          </w:rPr>
          <w:t xml:space="preserve"> This project also aimed to remove the recommendation from a salesman </w:t>
        </w:r>
      </w:ins>
      <w:ins w:id="427" w:author="Zhong MIng Tan" w:date="2020-10-17T14:55:00Z">
        <w:r w:rsidR="007B1F8C">
          <w:rPr>
            <w:rFonts w:cs="Times New Roman"/>
            <w:szCs w:val="24"/>
          </w:rPr>
          <w:t>to avoid any personal bias. The domain of this project is keyboard. The proposed system able to provide a recommendation base on few answers from customer.</w:t>
        </w:r>
      </w:ins>
      <w:del w:id="428" w:author="Zhong MIng Tan" w:date="2020-10-17T14:50:00Z">
        <w:r w:rsidR="00C2723B" w:rsidDel="001E745F">
          <w:rPr>
            <w:rFonts w:cs="Times New Roman"/>
            <w:szCs w:val="24"/>
          </w:rPr>
          <w:br w:type="page"/>
        </w:r>
      </w:del>
    </w:p>
    <w:p w14:paraId="79FEE6F3" w14:textId="4103CBF8" w:rsidR="00E60049" w:rsidRPr="00123055" w:rsidRDefault="00A2113C" w:rsidP="00D05FF0">
      <w:pPr>
        <w:pStyle w:val="Heading1"/>
        <w:numPr>
          <w:ilvl w:val="0"/>
          <w:numId w:val="0"/>
        </w:numPr>
        <w:ind w:left="432" w:hanging="432"/>
        <w:rPr>
          <w:rFonts w:cs="Times New Roman"/>
          <w:szCs w:val="24"/>
        </w:rPr>
      </w:pPr>
      <w:bookmarkStart w:id="429" w:name="_Toc53839407"/>
      <w:r w:rsidRPr="00123055">
        <w:rPr>
          <w:rFonts w:cs="Times New Roman"/>
          <w:szCs w:val="24"/>
        </w:rPr>
        <w:t>PRELIMINARY PAGE</w:t>
      </w:r>
      <w:bookmarkEnd w:id="429"/>
    </w:p>
    <w:p w14:paraId="72B56994" w14:textId="779FE069" w:rsidR="00E60049" w:rsidRDefault="00E60049" w:rsidP="00D05FF0">
      <w:pPr>
        <w:pStyle w:val="Heading2"/>
        <w:numPr>
          <w:ilvl w:val="0"/>
          <w:numId w:val="0"/>
        </w:numPr>
        <w:ind w:left="576" w:hanging="576"/>
        <w:rPr>
          <w:rFonts w:cs="Times New Roman"/>
          <w:szCs w:val="24"/>
          <w:lang w:val="en-US"/>
        </w:rPr>
      </w:pPr>
      <w:bookmarkStart w:id="430" w:name="_Toc53839408"/>
      <w:r w:rsidRPr="00123055">
        <w:rPr>
          <w:rFonts w:cs="Times New Roman"/>
          <w:szCs w:val="24"/>
          <w:lang w:val="en-US"/>
        </w:rPr>
        <w:t>List of abbreviations</w:t>
      </w:r>
      <w:bookmarkEnd w:id="430"/>
    </w:p>
    <w:tbl>
      <w:tblPr>
        <w:tblStyle w:val="TableGrid"/>
        <w:tblW w:w="0" w:type="auto"/>
        <w:tblLook w:val="04A0" w:firstRow="1" w:lastRow="0" w:firstColumn="1" w:lastColumn="0" w:noHBand="0" w:noVBand="1"/>
      </w:tblPr>
      <w:tblGrid>
        <w:gridCol w:w="713"/>
        <w:gridCol w:w="1243"/>
        <w:gridCol w:w="7060"/>
      </w:tblGrid>
      <w:tr w:rsidR="008D2934" w14:paraId="17DAFDAA" w14:textId="77777777" w:rsidTr="006C7460">
        <w:tc>
          <w:tcPr>
            <w:tcW w:w="713" w:type="dxa"/>
          </w:tcPr>
          <w:p w14:paraId="3C777979" w14:textId="77777777" w:rsidR="008D2934" w:rsidRDefault="008D2934" w:rsidP="00D05FF0">
            <w:pPr>
              <w:rPr>
                <w:lang w:val="en-US"/>
              </w:rPr>
            </w:pPr>
            <w:r>
              <w:rPr>
                <w:lang w:val="en-US"/>
              </w:rPr>
              <w:t>No.</w:t>
            </w:r>
          </w:p>
        </w:tc>
        <w:tc>
          <w:tcPr>
            <w:tcW w:w="1243" w:type="dxa"/>
          </w:tcPr>
          <w:p w14:paraId="4E7BFCB6" w14:textId="77777777" w:rsidR="008D2934" w:rsidRDefault="008D2934" w:rsidP="00D05FF0">
            <w:pPr>
              <w:rPr>
                <w:lang w:val="en-US"/>
              </w:rPr>
            </w:pPr>
            <w:r>
              <w:rPr>
                <w:lang w:val="en-US"/>
              </w:rPr>
              <w:t>Term</w:t>
            </w:r>
          </w:p>
        </w:tc>
        <w:tc>
          <w:tcPr>
            <w:tcW w:w="7060" w:type="dxa"/>
          </w:tcPr>
          <w:p w14:paraId="059A9F39" w14:textId="77777777" w:rsidR="008D2934" w:rsidRDefault="008D2934" w:rsidP="00D05FF0">
            <w:pPr>
              <w:rPr>
                <w:lang w:val="en-US"/>
              </w:rPr>
            </w:pPr>
            <w:r>
              <w:rPr>
                <w:lang w:val="en-US"/>
              </w:rPr>
              <w:t>Description</w:t>
            </w:r>
          </w:p>
        </w:tc>
      </w:tr>
      <w:tr w:rsidR="008D2934" w14:paraId="2572A4BA" w14:textId="77777777" w:rsidTr="006C7460">
        <w:tc>
          <w:tcPr>
            <w:tcW w:w="713" w:type="dxa"/>
          </w:tcPr>
          <w:p w14:paraId="47421FD3" w14:textId="77777777" w:rsidR="008D2934" w:rsidRPr="00CF031A" w:rsidRDefault="008D2934" w:rsidP="00A61739">
            <w:pPr>
              <w:pStyle w:val="ListParagraph"/>
              <w:numPr>
                <w:ilvl w:val="0"/>
                <w:numId w:val="22"/>
              </w:numPr>
              <w:rPr>
                <w:lang w:val="en-US"/>
              </w:rPr>
            </w:pPr>
          </w:p>
        </w:tc>
        <w:tc>
          <w:tcPr>
            <w:tcW w:w="1243" w:type="dxa"/>
          </w:tcPr>
          <w:p w14:paraId="4ECBBCEA" w14:textId="5AE66C1A" w:rsidR="008D2934" w:rsidRDefault="008D2934" w:rsidP="00D05FF0">
            <w:pPr>
              <w:rPr>
                <w:lang w:val="en-US"/>
              </w:rPr>
            </w:pPr>
            <w:del w:id="431" w:author="Zhong MIng Tan" w:date="2020-10-17T14:56:00Z">
              <w:r w:rsidDel="006C7460">
                <w:rPr>
                  <w:lang w:val="en-US"/>
                </w:rPr>
                <w:delText>ANN</w:delText>
              </w:r>
            </w:del>
            <w:ins w:id="432" w:author="Zhong MIng Tan" w:date="2020-10-17T14:56:00Z">
              <w:r w:rsidR="006C7460">
                <w:rPr>
                  <w:lang w:val="en-US"/>
                </w:rPr>
                <w:t>API</w:t>
              </w:r>
            </w:ins>
          </w:p>
        </w:tc>
        <w:tc>
          <w:tcPr>
            <w:tcW w:w="7060" w:type="dxa"/>
          </w:tcPr>
          <w:p w14:paraId="791B3FFC" w14:textId="539B3614" w:rsidR="008D2934" w:rsidRDefault="008D2934" w:rsidP="00D05FF0">
            <w:pPr>
              <w:rPr>
                <w:lang w:val="en-US"/>
              </w:rPr>
            </w:pPr>
            <w:del w:id="433" w:author="Zhong MIng Tan" w:date="2020-10-17T14:56:00Z">
              <w:r w:rsidDel="006C7460">
                <w:rPr>
                  <w:lang w:val="en-US"/>
                </w:rPr>
                <w:delText>Artificial Neural Network</w:delText>
              </w:r>
            </w:del>
            <w:ins w:id="434" w:author="Zhong MIng Tan" w:date="2020-10-17T14:56:00Z">
              <w:r w:rsidR="006C7460">
                <w:rPr>
                  <w:lang w:val="en-US"/>
                </w:rPr>
                <w:t xml:space="preserve">Application </w:t>
              </w:r>
              <w:r w:rsidR="00A374FB">
                <w:rPr>
                  <w:lang w:val="en-US"/>
                </w:rPr>
                <w:t>Programming Interface</w:t>
              </w:r>
            </w:ins>
          </w:p>
        </w:tc>
      </w:tr>
      <w:tr w:rsidR="006C7460" w14:paraId="1903F167" w14:textId="77777777" w:rsidTr="006C7460">
        <w:trPr>
          <w:ins w:id="435" w:author="Zhong MIng Tan" w:date="2020-10-17T14:56:00Z"/>
        </w:trPr>
        <w:tc>
          <w:tcPr>
            <w:tcW w:w="713" w:type="dxa"/>
          </w:tcPr>
          <w:p w14:paraId="67E700A3" w14:textId="77777777" w:rsidR="006C7460" w:rsidRPr="00CF031A" w:rsidRDefault="006C7460" w:rsidP="006C7460">
            <w:pPr>
              <w:pStyle w:val="ListParagraph"/>
              <w:numPr>
                <w:ilvl w:val="0"/>
                <w:numId w:val="22"/>
              </w:numPr>
              <w:rPr>
                <w:ins w:id="436" w:author="Zhong MIng Tan" w:date="2020-10-17T14:56:00Z"/>
                <w:lang w:val="en-US"/>
              </w:rPr>
            </w:pPr>
          </w:p>
        </w:tc>
        <w:tc>
          <w:tcPr>
            <w:tcW w:w="1243" w:type="dxa"/>
          </w:tcPr>
          <w:p w14:paraId="24106BB2" w14:textId="1C49E0E5" w:rsidR="006C7460" w:rsidDel="006C7460" w:rsidRDefault="006C7460" w:rsidP="006C7460">
            <w:pPr>
              <w:rPr>
                <w:ins w:id="437" w:author="Zhong MIng Tan" w:date="2020-10-17T14:56:00Z"/>
                <w:lang w:val="en-US"/>
              </w:rPr>
            </w:pPr>
            <w:ins w:id="438" w:author="Zhong MIng Tan" w:date="2020-10-17T14:56:00Z">
              <w:r>
                <w:rPr>
                  <w:lang w:val="en-US"/>
                </w:rPr>
                <w:t>CNN</w:t>
              </w:r>
            </w:ins>
          </w:p>
        </w:tc>
        <w:tc>
          <w:tcPr>
            <w:tcW w:w="7060" w:type="dxa"/>
          </w:tcPr>
          <w:p w14:paraId="25005685" w14:textId="59458256" w:rsidR="006C7460" w:rsidDel="006C7460" w:rsidRDefault="006C7460" w:rsidP="006C7460">
            <w:pPr>
              <w:rPr>
                <w:ins w:id="439" w:author="Zhong MIng Tan" w:date="2020-10-17T14:56:00Z"/>
                <w:lang w:val="en-US"/>
              </w:rPr>
            </w:pPr>
            <w:ins w:id="440" w:author="Zhong MIng Tan" w:date="2020-10-17T14:56:00Z">
              <w:r>
                <w:rPr>
                  <w:lang w:val="en-US"/>
                </w:rPr>
                <w:t>Convolutional Neural Network</w:t>
              </w:r>
            </w:ins>
          </w:p>
        </w:tc>
      </w:tr>
      <w:tr w:rsidR="006C7460" w14:paraId="180E6426" w14:textId="77777777" w:rsidTr="006C7460">
        <w:trPr>
          <w:ins w:id="441" w:author="Zhong MIng Tan" w:date="2020-10-17T14:56:00Z"/>
        </w:trPr>
        <w:tc>
          <w:tcPr>
            <w:tcW w:w="713" w:type="dxa"/>
          </w:tcPr>
          <w:p w14:paraId="4750C207" w14:textId="77777777" w:rsidR="006C7460" w:rsidRPr="00CF031A" w:rsidRDefault="006C7460" w:rsidP="006C7460">
            <w:pPr>
              <w:pStyle w:val="ListParagraph"/>
              <w:numPr>
                <w:ilvl w:val="0"/>
                <w:numId w:val="22"/>
              </w:numPr>
              <w:rPr>
                <w:ins w:id="442" w:author="Zhong MIng Tan" w:date="2020-10-17T14:56:00Z"/>
                <w:lang w:val="en-US"/>
              </w:rPr>
            </w:pPr>
          </w:p>
        </w:tc>
        <w:tc>
          <w:tcPr>
            <w:tcW w:w="1243" w:type="dxa"/>
          </w:tcPr>
          <w:p w14:paraId="00305692" w14:textId="1F518713" w:rsidR="006C7460" w:rsidDel="006C7460" w:rsidRDefault="00A374FB" w:rsidP="006C7460">
            <w:pPr>
              <w:rPr>
                <w:ins w:id="443" w:author="Zhong MIng Tan" w:date="2020-10-17T14:56:00Z"/>
                <w:lang w:val="en-US"/>
              </w:rPr>
            </w:pPr>
            <w:ins w:id="444" w:author="Zhong MIng Tan" w:date="2020-10-17T14:57:00Z">
              <w:r>
                <w:rPr>
                  <w:lang w:val="en-US"/>
                </w:rPr>
                <w:t>TKL</w:t>
              </w:r>
            </w:ins>
          </w:p>
        </w:tc>
        <w:tc>
          <w:tcPr>
            <w:tcW w:w="7060" w:type="dxa"/>
          </w:tcPr>
          <w:p w14:paraId="5975D237" w14:textId="5C22855F" w:rsidR="006C7460" w:rsidDel="006C7460" w:rsidRDefault="00A374FB" w:rsidP="006C7460">
            <w:pPr>
              <w:rPr>
                <w:ins w:id="445" w:author="Zhong MIng Tan" w:date="2020-10-17T14:56:00Z"/>
                <w:lang w:val="en-US"/>
              </w:rPr>
            </w:pPr>
            <w:ins w:id="446" w:author="Zhong MIng Tan" w:date="2020-10-17T14:57:00Z">
              <w:r>
                <w:rPr>
                  <w:lang w:val="en-US"/>
                </w:rPr>
                <w:t>Ten Keyless</w:t>
              </w:r>
            </w:ins>
          </w:p>
        </w:tc>
      </w:tr>
      <w:tr w:rsidR="006C7460" w14:paraId="4D865CD1" w14:textId="77777777" w:rsidTr="006C7460">
        <w:trPr>
          <w:ins w:id="447" w:author="Zhong MIng Tan" w:date="2020-10-17T14:56:00Z"/>
        </w:trPr>
        <w:tc>
          <w:tcPr>
            <w:tcW w:w="713" w:type="dxa"/>
          </w:tcPr>
          <w:p w14:paraId="493DFF14" w14:textId="77777777" w:rsidR="006C7460" w:rsidRPr="00CF031A" w:rsidRDefault="006C7460" w:rsidP="006C7460">
            <w:pPr>
              <w:pStyle w:val="ListParagraph"/>
              <w:numPr>
                <w:ilvl w:val="0"/>
                <w:numId w:val="22"/>
              </w:numPr>
              <w:rPr>
                <w:ins w:id="448" w:author="Zhong MIng Tan" w:date="2020-10-17T14:56:00Z"/>
                <w:lang w:val="en-US"/>
              </w:rPr>
            </w:pPr>
          </w:p>
        </w:tc>
        <w:tc>
          <w:tcPr>
            <w:tcW w:w="1243" w:type="dxa"/>
          </w:tcPr>
          <w:p w14:paraId="6A6F7150" w14:textId="171D4804" w:rsidR="006C7460" w:rsidDel="006C7460" w:rsidRDefault="00783D68" w:rsidP="006C7460">
            <w:pPr>
              <w:rPr>
                <w:ins w:id="449" w:author="Zhong MIng Tan" w:date="2020-10-17T14:56:00Z"/>
                <w:lang w:val="en-US"/>
              </w:rPr>
            </w:pPr>
            <w:ins w:id="450" w:author="Zhong MIng Tan" w:date="2020-10-17T14:57:00Z">
              <w:r>
                <w:rPr>
                  <w:lang w:val="en-US"/>
                </w:rPr>
                <w:t>k-NN</w:t>
              </w:r>
            </w:ins>
          </w:p>
        </w:tc>
        <w:tc>
          <w:tcPr>
            <w:tcW w:w="7060" w:type="dxa"/>
          </w:tcPr>
          <w:p w14:paraId="505AFC1A" w14:textId="31128523" w:rsidR="006C7460" w:rsidDel="006C7460" w:rsidRDefault="00783D68" w:rsidP="006C7460">
            <w:pPr>
              <w:rPr>
                <w:ins w:id="451" w:author="Zhong MIng Tan" w:date="2020-10-17T14:56:00Z"/>
                <w:lang w:val="en-US"/>
              </w:rPr>
            </w:pPr>
            <w:ins w:id="452" w:author="Zhong MIng Tan" w:date="2020-10-17T14:57:00Z">
              <w:r>
                <w:rPr>
                  <w:lang w:val="en-US"/>
                </w:rPr>
                <w:t>k</w:t>
              </w:r>
            </w:ins>
            <w:ins w:id="453" w:author="Zhong MIng Tan" w:date="2020-10-17T14:58:00Z">
              <w:r>
                <w:rPr>
                  <w:lang w:val="en-US"/>
                </w:rPr>
                <w:t>-ne</w:t>
              </w:r>
              <w:r w:rsidR="00152987">
                <w:rPr>
                  <w:lang w:val="en-US"/>
                </w:rPr>
                <w:t>arest-neighbor</w:t>
              </w:r>
            </w:ins>
          </w:p>
        </w:tc>
      </w:tr>
      <w:tr w:rsidR="006C7460" w14:paraId="34C40FE8" w14:textId="77777777" w:rsidTr="006C7460">
        <w:trPr>
          <w:ins w:id="454" w:author="Zhong MIng Tan" w:date="2020-10-17T14:56:00Z"/>
        </w:trPr>
        <w:tc>
          <w:tcPr>
            <w:tcW w:w="713" w:type="dxa"/>
          </w:tcPr>
          <w:p w14:paraId="2763E484" w14:textId="77777777" w:rsidR="006C7460" w:rsidRPr="00CF031A" w:rsidRDefault="006C7460" w:rsidP="006C7460">
            <w:pPr>
              <w:pStyle w:val="ListParagraph"/>
              <w:numPr>
                <w:ilvl w:val="0"/>
                <w:numId w:val="22"/>
              </w:numPr>
              <w:rPr>
                <w:ins w:id="455" w:author="Zhong MIng Tan" w:date="2020-10-17T14:56:00Z"/>
                <w:lang w:val="en-US"/>
              </w:rPr>
            </w:pPr>
          </w:p>
        </w:tc>
        <w:tc>
          <w:tcPr>
            <w:tcW w:w="1243" w:type="dxa"/>
          </w:tcPr>
          <w:p w14:paraId="3E425D5E" w14:textId="25D09D62" w:rsidR="006C7460" w:rsidDel="006C7460" w:rsidRDefault="00152987" w:rsidP="006C7460">
            <w:pPr>
              <w:rPr>
                <w:ins w:id="456" w:author="Zhong MIng Tan" w:date="2020-10-17T14:56:00Z"/>
                <w:lang w:val="en-US"/>
              </w:rPr>
            </w:pPr>
            <w:ins w:id="457" w:author="Zhong MIng Tan" w:date="2020-10-17T14:58:00Z">
              <w:r>
                <w:rPr>
                  <w:lang w:val="en-US"/>
                </w:rPr>
                <w:t>CF</w:t>
              </w:r>
            </w:ins>
          </w:p>
        </w:tc>
        <w:tc>
          <w:tcPr>
            <w:tcW w:w="7060" w:type="dxa"/>
          </w:tcPr>
          <w:p w14:paraId="1304A895" w14:textId="21C82171" w:rsidR="006C7460" w:rsidDel="006C7460" w:rsidRDefault="00152987" w:rsidP="006C7460">
            <w:pPr>
              <w:rPr>
                <w:ins w:id="458" w:author="Zhong MIng Tan" w:date="2020-10-17T14:56:00Z"/>
                <w:lang w:val="en-US"/>
              </w:rPr>
            </w:pPr>
            <w:ins w:id="459" w:author="Zhong MIng Tan" w:date="2020-10-17T14:58:00Z">
              <w:r>
                <w:rPr>
                  <w:lang w:val="en-US"/>
                </w:rPr>
                <w:t>Collaborative Filtering</w:t>
              </w:r>
            </w:ins>
          </w:p>
        </w:tc>
      </w:tr>
      <w:tr w:rsidR="006C7460" w14:paraId="7A0FC6B7" w14:textId="77777777" w:rsidTr="006C7460">
        <w:trPr>
          <w:ins w:id="460" w:author="Zhong MIng Tan" w:date="2020-10-17T14:56:00Z"/>
        </w:trPr>
        <w:tc>
          <w:tcPr>
            <w:tcW w:w="713" w:type="dxa"/>
          </w:tcPr>
          <w:p w14:paraId="60A2FE76" w14:textId="77777777" w:rsidR="006C7460" w:rsidRPr="00CF031A" w:rsidRDefault="006C7460" w:rsidP="006C7460">
            <w:pPr>
              <w:pStyle w:val="ListParagraph"/>
              <w:numPr>
                <w:ilvl w:val="0"/>
                <w:numId w:val="22"/>
              </w:numPr>
              <w:rPr>
                <w:ins w:id="461" w:author="Zhong MIng Tan" w:date="2020-10-17T14:56:00Z"/>
                <w:lang w:val="en-US"/>
              </w:rPr>
            </w:pPr>
          </w:p>
        </w:tc>
        <w:tc>
          <w:tcPr>
            <w:tcW w:w="1243" w:type="dxa"/>
          </w:tcPr>
          <w:p w14:paraId="6808E422" w14:textId="76E82E5F" w:rsidR="006C7460" w:rsidDel="006C7460" w:rsidRDefault="00152987" w:rsidP="006C7460">
            <w:pPr>
              <w:rPr>
                <w:ins w:id="462" w:author="Zhong MIng Tan" w:date="2020-10-17T14:56:00Z"/>
                <w:lang w:val="en-US"/>
              </w:rPr>
            </w:pPr>
            <w:ins w:id="463" w:author="Zhong MIng Tan" w:date="2020-10-17T14:58:00Z">
              <w:r>
                <w:rPr>
                  <w:lang w:val="en-US"/>
                </w:rPr>
                <w:t>SVM</w:t>
              </w:r>
            </w:ins>
          </w:p>
        </w:tc>
        <w:tc>
          <w:tcPr>
            <w:tcW w:w="7060" w:type="dxa"/>
          </w:tcPr>
          <w:p w14:paraId="3824E270" w14:textId="4FBB9566" w:rsidR="006C7460" w:rsidDel="006C7460" w:rsidRDefault="00152987" w:rsidP="006C7460">
            <w:pPr>
              <w:rPr>
                <w:ins w:id="464" w:author="Zhong MIng Tan" w:date="2020-10-17T14:56:00Z"/>
                <w:lang w:val="en-US"/>
              </w:rPr>
            </w:pPr>
            <w:ins w:id="465" w:author="Zhong MIng Tan" w:date="2020-10-17T14:58:00Z">
              <w:r>
                <w:rPr>
                  <w:lang w:val="en-US"/>
                </w:rPr>
                <w:t>Support Vector Machine</w:t>
              </w:r>
            </w:ins>
          </w:p>
        </w:tc>
      </w:tr>
      <w:tr w:rsidR="006C7460" w14:paraId="7A66C7E0" w14:textId="77777777" w:rsidTr="006C7460">
        <w:trPr>
          <w:ins w:id="466" w:author="Zhong MIng Tan" w:date="2020-10-17T14:56:00Z"/>
        </w:trPr>
        <w:tc>
          <w:tcPr>
            <w:tcW w:w="713" w:type="dxa"/>
          </w:tcPr>
          <w:p w14:paraId="4A474720" w14:textId="77777777" w:rsidR="006C7460" w:rsidRPr="00CF031A" w:rsidRDefault="006C7460" w:rsidP="006C7460">
            <w:pPr>
              <w:pStyle w:val="ListParagraph"/>
              <w:numPr>
                <w:ilvl w:val="0"/>
                <w:numId w:val="22"/>
              </w:numPr>
              <w:rPr>
                <w:ins w:id="467" w:author="Zhong MIng Tan" w:date="2020-10-17T14:56:00Z"/>
                <w:lang w:val="en-US"/>
              </w:rPr>
            </w:pPr>
          </w:p>
        </w:tc>
        <w:tc>
          <w:tcPr>
            <w:tcW w:w="1243" w:type="dxa"/>
          </w:tcPr>
          <w:p w14:paraId="2B807F27" w14:textId="653AC8A9" w:rsidR="006C7460" w:rsidDel="006C7460" w:rsidRDefault="00152987" w:rsidP="006C7460">
            <w:pPr>
              <w:rPr>
                <w:ins w:id="468" w:author="Zhong MIng Tan" w:date="2020-10-17T14:56:00Z"/>
                <w:lang w:val="en-US"/>
              </w:rPr>
            </w:pPr>
            <w:ins w:id="469" w:author="Zhong MIng Tan" w:date="2020-10-17T14:58:00Z">
              <w:r>
                <w:rPr>
                  <w:lang w:val="en-US"/>
                </w:rPr>
                <w:t>TV</w:t>
              </w:r>
            </w:ins>
          </w:p>
        </w:tc>
        <w:tc>
          <w:tcPr>
            <w:tcW w:w="7060" w:type="dxa"/>
          </w:tcPr>
          <w:p w14:paraId="7B9ABD8D" w14:textId="2F61D1A5" w:rsidR="006C7460" w:rsidDel="006C7460" w:rsidRDefault="00152987" w:rsidP="006C7460">
            <w:pPr>
              <w:rPr>
                <w:ins w:id="470" w:author="Zhong MIng Tan" w:date="2020-10-17T14:56:00Z"/>
                <w:lang w:val="en-US"/>
              </w:rPr>
            </w:pPr>
            <w:ins w:id="471" w:author="Zhong MIng Tan" w:date="2020-10-17T14:58:00Z">
              <w:r>
                <w:rPr>
                  <w:lang w:val="en-US"/>
                </w:rPr>
                <w:t>Television</w:t>
              </w:r>
            </w:ins>
          </w:p>
        </w:tc>
      </w:tr>
      <w:tr w:rsidR="006C7460" w14:paraId="36078C3C" w14:textId="77777777" w:rsidTr="006C7460">
        <w:trPr>
          <w:ins w:id="472" w:author="Zhong MIng Tan" w:date="2020-10-17T14:56:00Z"/>
        </w:trPr>
        <w:tc>
          <w:tcPr>
            <w:tcW w:w="713" w:type="dxa"/>
          </w:tcPr>
          <w:p w14:paraId="540ECDBE" w14:textId="77777777" w:rsidR="006C7460" w:rsidRPr="00CF031A" w:rsidRDefault="006C7460" w:rsidP="006C7460">
            <w:pPr>
              <w:pStyle w:val="ListParagraph"/>
              <w:numPr>
                <w:ilvl w:val="0"/>
                <w:numId w:val="22"/>
              </w:numPr>
              <w:rPr>
                <w:ins w:id="473" w:author="Zhong MIng Tan" w:date="2020-10-17T14:56:00Z"/>
                <w:lang w:val="en-US"/>
              </w:rPr>
            </w:pPr>
          </w:p>
        </w:tc>
        <w:tc>
          <w:tcPr>
            <w:tcW w:w="1243" w:type="dxa"/>
          </w:tcPr>
          <w:p w14:paraId="56F7C51E" w14:textId="29BA34CD" w:rsidR="006C7460" w:rsidDel="006C7460" w:rsidRDefault="00152987" w:rsidP="006C7460">
            <w:pPr>
              <w:rPr>
                <w:ins w:id="474" w:author="Zhong MIng Tan" w:date="2020-10-17T14:56:00Z"/>
                <w:lang w:val="en-US"/>
              </w:rPr>
            </w:pPr>
            <w:ins w:id="475" w:author="Zhong MIng Tan" w:date="2020-10-17T14:58:00Z">
              <w:r>
                <w:rPr>
                  <w:lang w:val="en-US"/>
                </w:rPr>
                <w:t>iOS</w:t>
              </w:r>
            </w:ins>
          </w:p>
        </w:tc>
        <w:tc>
          <w:tcPr>
            <w:tcW w:w="7060" w:type="dxa"/>
          </w:tcPr>
          <w:p w14:paraId="7A51FA98" w14:textId="6814C3AC" w:rsidR="006C7460" w:rsidDel="006C7460" w:rsidRDefault="00152987" w:rsidP="006C7460">
            <w:pPr>
              <w:rPr>
                <w:ins w:id="476" w:author="Zhong MIng Tan" w:date="2020-10-17T14:56:00Z"/>
                <w:lang w:val="en-US"/>
              </w:rPr>
            </w:pPr>
            <w:ins w:id="477" w:author="Zhong MIng Tan" w:date="2020-10-17T14:58:00Z">
              <w:r>
                <w:rPr>
                  <w:lang w:val="en-US"/>
                </w:rPr>
                <w:t>iPhone Operating System</w:t>
              </w:r>
            </w:ins>
          </w:p>
        </w:tc>
      </w:tr>
      <w:tr w:rsidR="006C7460" w14:paraId="06A86D54" w14:textId="77777777" w:rsidTr="006C7460">
        <w:trPr>
          <w:ins w:id="478" w:author="Zhong MIng Tan" w:date="2020-10-17T14:56:00Z"/>
        </w:trPr>
        <w:tc>
          <w:tcPr>
            <w:tcW w:w="713" w:type="dxa"/>
          </w:tcPr>
          <w:p w14:paraId="437B4321" w14:textId="77777777" w:rsidR="006C7460" w:rsidRPr="00CF031A" w:rsidRDefault="006C7460" w:rsidP="006C7460">
            <w:pPr>
              <w:pStyle w:val="ListParagraph"/>
              <w:numPr>
                <w:ilvl w:val="0"/>
                <w:numId w:val="22"/>
              </w:numPr>
              <w:rPr>
                <w:ins w:id="479" w:author="Zhong MIng Tan" w:date="2020-10-17T14:56:00Z"/>
                <w:lang w:val="en-US"/>
              </w:rPr>
            </w:pPr>
          </w:p>
        </w:tc>
        <w:tc>
          <w:tcPr>
            <w:tcW w:w="1243" w:type="dxa"/>
          </w:tcPr>
          <w:p w14:paraId="6ACB25D3" w14:textId="68C51393" w:rsidR="006C7460" w:rsidDel="006C7460" w:rsidRDefault="00554F88" w:rsidP="006C7460">
            <w:pPr>
              <w:rPr>
                <w:ins w:id="480" w:author="Zhong MIng Tan" w:date="2020-10-17T14:56:00Z"/>
                <w:lang w:val="en-US"/>
              </w:rPr>
            </w:pPr>
            <w:ins w:id="481" w:author="Zhong MIng Tan" w:date="2020-10-17T14:59:00Z">
              <w:r>
                <w:rPr>
                  <w:lang w:val="en-US"/>
                </w:rPr>
                <w:t>UI</w:t>
              </w:r>
            </w:ins>
          </w:p>
        </w:tc>
        <w:tc>
          <w:tcPr>
            <w:tcW w:w="7060" w:type="dxa"/>
          </w:tcPr>
          <w:p w14:paraId="0E770285" w14:textId="172B71C3" w:rsidR="006C7460" w:rsidDel="006C7460" w:rsidRDefault="00554F88" w:rsidP="006C7460">
            <w:pPr>
              <w:rPr>
                <w:ins w:id="482" w:author="Zhong MIng Tan" w:date="2020-10-17T14:56:00Z"/>
                <w:lang w:val="en-US"/>
              </w:rPr>
            </w:pPr>
            <w:ins w:id="483" w:author="Zhong MIng Tan" w:date="2020-10-17T14:59:00Z">
              <w:r>
                <w:rPr>
                  <w:lang w:val="en-US"/>
                </w:rPr>
                <w:t>User interface</w:t>
              </w:r>
            </w:ins>
          </w:p>
        </w:tc>
      </w:tr>
      <w:tr w:rsidR="006C7460" w14:paraId="429AC8C6" w14:textId="77777777" w:rsidTr="006C7460">
        <w:trPr>
          <w:ins w:id="484" w:author="Zhong MIng Tan" w:date="2020-10-17T14:56:00Z"/>
        </w:trPr>
        <w:tc>
          <w:tcPr>
            <w:tcW w:w="713" w:type="dxa"/>
          </w:tcPr>
          <w:p w14:paraId="0676EE29" w14:textId="77777777" w:rsidR="006C7460" w:rsidRPr="00CF031A" w:rsidRDefault="006C7460" w:rsidP="006C7460">
            <w:pPr>
              <w:pStyle w:val="ListParagraph"/>
              <w:numPr>
                <w:ilvl w:val="0"/>
                <w:numId w:val="22"/>
              </w:numPr>
              <w:rPr>
                <w:ins w:id="485" w:author="Zhong MIng Tan" w:date="2020-10-17T14:56:00Z"/>
                <w:lang w:val="en-US"/>
              </w:rPr>
            </w:pPr>
          </w:p>
        </w:tc>
        <w:tc>
          <w:tcPr>
            <w:tcW w:w="1243" w:type="dxa"/>
          </w:tcPr>
          <w:p w14:paraId="1B9B48AE" w14:textId="393F30AF" w:rsidR="006C7460" w:rsidDel="006C7460" w:rsidRDefault="00554F88" w:rsidP="006C7460">
            <w:pPr>
              <w:rPr>
                <w:ins w:id="486" w:author="Zhong MIng Tan" w:date="2020-10-17T14:56:00Z"/>
                <w:lang w:val="en-US"/>
              </w:rPr>
            </w:pPr>
            <w:ins w:id="487" w:author="Zhong MIng Tan" w:date="2020-10-17T14:59:00Z">
              <w:r>
                <w:rPr>
                  <w:lang w:val="en-US"/>
                </w:rPr>
                <w:t>RAM</w:t>
              </w:r>
            </w:ins>
          </w:p>
        </w:tc>
        <w:tc>
          <w:tcPr>
            <w:tcW w:w="7060" w:type="dxa"/>
          </w:tcPr>
          <w:p w14:paraId="2F3FEE04" w14:textId="186CBCE6" w:rsidR="006C7460" w:rsidDel="006C7460" w:rsidRDefault="00554F88" w:rsidP="006C7460">
            <w:pPr>
              <w:rPr>
                <w:ins w:id="488" w:author="Zhong MIng Tan" w:date="2020-10-17T14:56:00Z"/>
                <w:lang w:val="en-US"/>
              </w:rPr>
            </w:pPr>
            <w:ins w:id="489" w:author="Zhong MIng Tan" w:date="2020-10-17T14:59:00Z">
              <w:r>
                <w:rPr>
                  <w:lang w:val="en-US"/>
                </w:rPr>
                <w:t>Random Access Memory</w:t>
              </w:r>
            </w:ins>
          </w:p>
        </w:tc>
      </w:tr>
      <w:tr w:rsidR="006C7460" w14:paraId="6EDCD3C8" w14:textId="77777777" w:rsidTr="006C7460">
        <w:trPr>
          <w:ins w:id="490" w:author="Zhong MIng Tan" w:date="2020-10-17T14:56:00Z"/>
        </w:trPr>
        <w:tc>
          <w:tcPr>
            <w:tcW w:w="713" w:type="dxa"/>
          </w:tcPr>
          <w:p w14:paraId="47152C0C" w14:textId="77777777" w:rsidR="006C7460" w:rsidRPr="00CF031A" w:rsidRDefault="006C7460" w:rsidP="006C7460">
            <w:pPr>
              <w:pStyle w:val="ListParagraph"/>
              <w:numPr>
                <w:ilvl w:val="0"/>
                <w:numId w:val="22"/>
              </w:numPr>
              <w:rPr>
                <w:ins w:id="491" w:author="Zhong MIng Tan" w:date="2020-10-17T14:56:00Z"/>
                <w:lang w:val="en-US"/>
              </w:rPr>
            </w:pPr>
          </w:p>
        </w:tc>
        <w:tc>
          <w:tcPr>
            <w:tcW w:w="1243" w:type="dxa"/>
          </w:tcPr>
          <w:p w14:paraId="12479337" w14:textId="34D51309" w:rsidR="006C7460" w:rsidDel="006C7460" w:rsidRDefault="00554F88" w:rsidP="006C7460">
            <w:pPr>
              <w:rPr>
                <w:ins w:id="492" w:author="Zhong MIng Tan" w:date="2020-10-17T14:56:00Z"/>
                <w:lang w:val="en-US"/>
              </w:rPr>
            </w:pPr>
            <w:ins w:id="493" w:author="Zhong MIng Tan" w:date="2020-10-17T14:59:00Z">
              <w:r>
                <w:rPr>
                  <w:lang w:val="en-US"/>
                </w:rPr>
                <w:t>OS</w:t>
              </w:r>
            </w:ins>
          </w:p>
        </w:tc>
        <w:tc>
          <w:tcPr>
            <w:tcW w:w="7060" w:type="dxa"/>
          </w:tcPr>
          <w:p w14:paraId="5EE76A10" w14:textId="4E343E75" w:rsidR="006C7460" w:rsidDel="006C7460" w:rsidRDefault="00554F88" w:rsidP="006C7460">
            <w:pPr>
              <w:rPr>
                <w:ins w:id="494" w:author="Zhong MIng Tan" w:date="2020-10-17T14:56:00Z"/>
                <w:lang w:val="en-US"/>
              </w:rPr>
            </w:pPr>
            <w:ins w:id="495" w:author="Zhong MIng Tan" w:date="2020-10-17T14:59:00Z">
              <w:r>
                <w:rPr>
                  <w:lang w:val="en-US"/>
                </w:rPr>
                <w:t>Operating System</w:t>
              </w:r>
            </w:ins>
          </w:p>
        </w:tc>
      </w:tr>
      <w:tr w:rsidR="006C7460" w14:paraId="68E43055" w14:textId="77777777" w:rsidTr="006C7460">
        <w:trPr>
          <w:ins w:id="496" w:author="Zhong MIng Tan" w:date="2020-10-17T14:56:00Z"/>
        </w:trPr>
        <w:tc>
          <w:tcPr>
            <w:tcW w:w="713" w:type="dxa"/>
          </w:tcPr>
          <w:p w14:paraId="28B5960B" w14:textId="77777777" w:rsidR="006C7460" w:rsidRPr="00CF031A" w:rsidRDefault="006C7460" w:rsidP="006C7460">
            <w:pPr>
              <w:pStyle w:val="ListParagraph"/>
              <w:numPr>
                <w:ilvl w:val="0"/>
                <w:numId w:val="22"/>
              </w:numPr>
              <w:rPr>
                <w:ins w:id="497" w:author="Zhong MIng Tan" w:date="2020-10-17T14:56:00Z"/>
                <w:lang w:val="en-US"/>
              </w:rPr>
            </w:pPr>
          </w:p>
        </w:tc>
        <w:tc>
          <w:tcPr>
            <w:tcW w:w="1243" w:type="dxa"/>
          </w:tcPr>
          <w:p w14:paraId="5949FD89" w14:textId="4C903484" w:rsidR="006C7460" w:rsidDel="006C7460" w:rsidRDefault="00554F88" w:rsidP="006C7460">
            <w:pPr>
              <w:rPr>
                <w:ins w:id="498" w:author="Zhong MIng Tan" w:date="2020-10-17T14:56:00Z"/>
                <w:lang w:val="en-US"/>
              </w:rPr>
            </w:pPr>
            <w:ins w:id="499" w:author="Zhong MIng Tan" w:date="2020-10-17T14:59:00Z">
              <w:r>
                <w:rPr>
                  <w:lang w:val="en-US"/>
                </w:rPr>
                <w:t>ROM</w:t>
              </w:r>
            </w:ins>
          </w:p>
        </w:tc>
        <w:tc>
          <w:tcPr>
            <w:tcW w:w="7060" w:type="dxa"/>
          </w:tcPr>
          <w:p w14:paraId="06904CEF" w14:textId="48BEF455" w:rsidR="006C7460" w:rsidDel="006C7460" w:rsidRDefault="00554F88" w:rsidP="006C7460">
            <w:pPr>
              <w:rPr>
                <w:ins w:id="500" w:author="Zhong MIng Tan" w:date="2020-10-17T14:56:00Z"/>
                <w:lang w:val="en-US"/>
              </w:rPr>
            </w:pPr>
            <w:ins w:id="501" w:author="Zhong MIng Tan" w:date="2020-10-17T14:59:00Z">
              <w:r>
                <w:rPr>
                  <w:lang w:val="en-US"/>
                </w:rPr>
                <w:t>Read-only memory</w:t>
              </w:r>
            </w:ins>
          </w:p>
        </w:tc>
      </w:tr>
      <w:tr w:rsidR="00554F88" w14:paraId="51256831" w14:textId="77777777" w:rsidTr="006C7460">
        <w:trPr>
          <w:ins w:id="502" w:author="Zhong MIng Tan" w:date="2020-10-17T15:00:00Z"/>
        </w:trPr>
        <w:tc>
          <w:tcPr>
            <w:tcW w:w="713" w:type="dxa"/>
          </w:tcPr>
          <w:p w14:paraId="0230723B" w14:textId="77777777" w:rsidR="00554F88" w:rsidRPr="00CF031A" w:rsidRDefault="00554F88" w:rsidP="006C7460">
            <w:pPr>
              <w:pStyle w:val="ListParagraph"/>
              <w:numPr>
                <w:ilvl w:val="0"/>
                <w:numId w:val="22"/>
              </w:numPr>
              <w:rPr>
                <w:ins w:id="503" w:author="Zhong MIng Tan" w:date="2020-10-17T15:00:00Z"/>
                <w:lang w:val="en-US"/>
              </w:rPr>
            </w:pPr>
          </w:p>
        </w:tc>
        <w:tc>
          <w:tcPr>
            <w:tcW w:w="1243" w:type="dxa"/>
          </w:tcPr>
          <w:p w14:paraId="179AF1EA" w14:textId="78E962DE" w:rsidR="00554F88" w:rsidRDefault="00554F88" w:rsidP="006C7460">
            <w:pPr>
              <w:rPr>
                <w:ins w:id="504" w:author="Zhong MIng Tan" w:date="2020-10-17T15:00:00Z"/>
                <w:lang w:val="en-US"/>
              </w:rPr>
            </w:pPr>
            <w:ins w:id="505" w:author="Zhong MIng Tan" w:date="2020-10-17T15:00:00Z">
              <w:r>
                <w:rPr>
                  <w:lang w:val="en-US"/>
                </w:rPr>
                <w:t>GPU</w:t>
              </w:r>
            </w:ins>
          </w:p>
        </w:tc>
        <w:tc>
          <w:tcPr>
            <w:tcW w:w="7060" w:type="dxa"/>
          </w:tcPr>
          <w:p w14:paraId="2E3F657E" w14:textId="6E808CBE" w:rsidR="00554F88" w:rsidRDefault="00554F88" w:rsidP="006C7460">
            <w:pPr>
              <w:rPr>
                <w:ins w:id="506" w:author="Zhong MIng Tan" w:date="2020-10-17T15:00:00Z"/>
                <w:lang w:val="en-US"/>
              </w:rPr>
            </w:pPr>
            <w:ins w:id="507" w:author="Zhong MIng Tan" w:date="2020-10-17T15:00:00Z">
              <w:r>
                <w:rPr>
                  <w:lang w:val="en-US"/>
                </w:rPr>
                <w:t>Graphic Processing Unit</w:t>
              </w:r>
            </w:ins>
          </w:p>
        </w:tc>
      </w:tr>
      <w:tr w:rsidR="00554F88" w14:paraId="0AECAB5C" w14:textId="77777777" w:rsidTr="006C7460">
        <w:trPr>
          <w:ins w:id="508" w:author="Zhong MIng Tan" w:date="2020-10-17T15:00:00Z"/>
        </w:trPr>
        <w:tc>
          <w:tcPr>
            <w:tcW w:w="713" w:type="dxa"/>
          </w:tcPr>
          <w:p w14:paraId="3947074B" w14:textId="77777777" w:rsidR="00554F88" w:rsidRPr="00CF031A" w:rsidRDefault="00554F88" w:rsidP="006C7460">
            <w:pPr>
              <w:pStyle w:val="ListParagraph"/>
              <w:numPr>
                <w:ilvl w:val="0"/>
                <w:numId w:val="22"/>
              </w:numPr>
              <w:rPr>
                <w:ins w:id="509" w:author="Zhong MIng Tan" w:date="2020-10-17T15:00:00Z"/>
                <w:lang w:val="en-US"/>
              </w:rPr>
            </w:pPr>
          </w:p>
        </w:tc>
        <w:tc>
          <w:tcPr>
            <w:tcW w:w="1243" w:type="dxa"/>
          </w:tcPr>
          <w:p w14:paraId="74EF94F8" w14:textId="7AD857E8" w:rsidR="00554F88" w:rsidRDefault="00554F88" w:rsidP="006C7460">
            <w:pPr>
              <w:rPr>
                <w:ins w:id="510" w:author="Zhong MIng Tan" w:date="2020-10-17T15:00:00Z"/>
                <w:lang w:val="en-US"/>
              </w:rPr>
            </w:pPr>
            <w:ins w:id="511" w:author="Zhong MIng Tan" w:date="2020-10-17T15:00:00Z">
              <w:r>
                <w:rPr>
                  <w:lang w:val="en-US"/>
                </w:rPr>
                <w:t>CPU</w:t>
              </w:r>
            </w:ins>
          </w:p>
        </w:tc>
        <w:tc>
          <w:tcPr>
            <w:tcW w:w="7060" w:type="dxa"/>
          </w:tcPr>
          <w:p w14:paraId="2632EE4C" w14:textId="0CAD9922" w:rsidR="00554F88" w:rsidRDefault="00554F88" w:rsidP="006C7460">
            <w:pPr>
              <w:rPr>
                <w:ins w:id="512" w:author="Zhong MIng Tan" w:date="2020-10-17T15:00:00Z"/>
                <w:lang w:val="en-US"/>
              </w:rPr>
            </w:pPr>
            <w:ins w:id="513" w:author="Zhong MIng Tan" w:date="2020-10-17T15:00:00Z">
              <w:r>
                <w:rPr>
                  <w:lang w:val="en-US"/>
                </w:rPr>
                <w:t>Central Processing Unit</w:t>
              </w:r>
            </w:ins>
          </w:p>
        </w:tc>
      </w:tr>
      <w:tr w:rsidR="00554F88" w14:paraId="63F4D5BE" w14:textId="77777777" w:rsidTr="006C7460">
        <w:trPr>
          <w:ins w:id="514" w:author="Zhong MIng Tan" w:date="2020-10-17T15:00:00Z"/>
        </w:trPr>
        <w:tc>
          <w:tcPr>
            <w:tcW w:w="713" w:type="dxa"/>
          </w:tcPr>
          <w:p w14:paraId="37F2F4C2" w14:textId="77777777" w:rsidR="00554F88" w:rsidRPr="00CF031A" w:rsidRDefault="00554F88" w:rsidP="006C7460">
            <w:pPr>
              <w:pStyle w:val="ListParagraph"/>
              <w:numPr>
                <w:ilvl w:val="0"/>
                <w:numId w:val="22"/>
              </w:numPr>
              <w:rPr>
                <w:ins w:id="515" w:author="Zhong MIng Tan" w:date="2020-10-17T15:00:00Z"/>
                <w:lang w:val="en-US"/>
              </w:rPr>
            </w:pPr>
          </w:p>
        </w:tc>
        <w:tc>
          <w:tcPr>
            <w:tcW w:w="1243" w:type="dxa"/>
          </w:tcPr>
          <w:p w14:paraId="7EA47FAE" w14:textId="551106C3" w:rsidR="00554F88" w:rsidRDefault="00554F88" w:rsidP="006C7460">
            <w:pPr>
              <w:rPr>
                <w:ins w:id="516" w:author="Zhong MIng Tan" w:date="2020-10-17T15:00:00Z"/>
                <w:lang w:val="en-US"/>
              </w:rPr>
            </w:pPr>
            <w:ins w:id="517" w:author="Zhong MIng Tan" w:date="2020-10-17T15:00:00Z">
              <w:r>
                <w:rPr>
                  <w:lang w:val="en-US"/>
                </w:rPr>
                <w:t>REQ</w:t>
              </w:r>
            </w:ins>
          </w:p>
        </w:tc>
        <w:tc>
          <w:tcPr>
            <w:tcW w:w="7060" w:type="dxa"/>
          </w:tcPr>
          <w:p w14:paraId="07C321D0" w14:textId="07C52D4A" w:rsidR="00554F88" w:rsidRDefault="00554F88" w:rsidP="006C7460">
            <w:pPr>
              <w:rPr>
                <w:ins w:id="518" w:author="Zhong MIng Tan" w:date="2020-10-17T15:00:00Z"/>
                <w:lang w:val="en-US"/>
              </w:rPr>
            </w:pPr>
            <w:ins w:id="519" w:author="Zhong MIng Tan" w:date="2020-10-17T15:00:00Z">
              <w:r>
                <w:rPr>
                  <w:lang w:val="en-US"/>
                </w:rPr>
                <w:t>Requirement</w:t>
              </w:r>
            </w:ins>
          </w:p>
        </w:tc>
      </w:tr>
    </w:tbl>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520" w:name="_Toc53839409"/>
      <w:r w:rsidRPr="00123055">
        <w:rPr>
          <w:rFonts w:cs="Times New Roman"/>
          <w:szCs w:val="24"/>
          <w:lang w:val="en-US"/>
        </w:rPr>
        <w:lastRenderedPageBreak/>
        <w:t>List of Tables</w:t>
      </w:r>
      <w:bookmarkEnd w:id="520"/>
    </w:p>
    <w:p w14:paraId="33091100" w14:textId="7C3F9B63" w:rsidR="0039553E"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53583182" w:history="1">
        <w:r w:rsidR="0039553E" w:rsidRPr="00D053F0">
          <w:rPr>
            <w:rStyle w:val="Hyperlink"/>
            <w:noProof/>
          </w:rPr>
          <w:t>Table 1 Comparison of Traditional Method and Proposed Plant Monitoring App</w:t>
        </w:r>
        <w:r w:rsidR="0039553E">
          <w:rPr>
            <w:noProof/>
            <w:webHidden/>
          </w:rPr>
          <w:tab/>
        </w:r>
        <w:r w:rsidR="0039553E">
          <w:rPr>
            <w:noProof/>
            <w:webHidden/>
          </w:rPr>
          <w:fldChar w:fldCharType="begin"/>
        </w:r>
        <w:r w:rsidR="0039553E">
          <w:rPr>
            <w:noProof/>
            <w:webHidden/>
          </w:rPr>
          <w:instrText xml:space="preserve"> PAGEREF _Toc53583182 \h </w:instrText>
        </w:r>
        <w:r w:rsidR="0039553E">
          <w:rPr>
            <w:noProof/>
            <w:webHidden/>
          </w:rPr>
        </w:r>
        <w:r w:rsidR="0039553E">
          <w:rPr>
            <w:noProof/>
            <w:webHidden/>
          </w:rPr>
          <w:fldChar w:fldCharType="separate"/>
        </w:r>
        <w:r w:rsidR="0039553E">
          <w:rPr>
            <w:noProof/>
            <w:webHidden/>
          </w:rPr>
          <w:t>6</w:t>
        </w:r>
        <w:r w:rsidR="0039553E">
          <w:rPr>
            <w:noProof/>
            <w:webHidden/>
          </w:rPr>
          <w:fldChar w:fldCharType="end"/>
        </w:r>
      </w:hyperlink>
    </w:p>
    <w:p w14:paraId="7DDE0B08" w14:textId="4B38CE98" w:rsidR="0039553E" w:rsidRDefault="000A382B">
      <w:pPr>
        <w:pStyle w:val="TableofFigures"/>
        <w:tabs>
          <w:tab w:val="right" w:leader="dot" w:pos="9016"/>
        </w:tabs>
        <w:rPr>
          <w:rFonts w:asciiTheme="minorHAnsi" w:hAnsiTheme="minorHAnsi"/>
          <w:noProof/>
          <w:sz w:val="22"/>
          <w:lang w:val="en-US"/>
        </w:rPr>
      </w:pPr>
      <w:hyperlink w:anchor="_Toc53583183" w:history="1">
        <w:r w:rsidR="0039553E" w:rsidRPr="00D053F0">
          <w:rPr>
            <w:rStyle w:val="Hyperlink"/>
            <w:noProof/>
          </w:rPr>
          <w:t>Table 10 Role and Responsibilities in Scrum</w:t>
        </w:r>
        <w:r w:rsidR="0039553E">
          <w:rPr>
            <w:noProof/>
            <w:webHidden/>
          </w:rPr>
          <w:tab/>
        </w:r>
        <w:r w:rsidR="0039553E">
          <w:rPr>
            <w:noProof/>
            <w:webHidden/>
          </w:rPr>
          <w:fldChar w:fldCharType="begin"/>
        </w:r>
        <w:r w:rsidR="0039553E">
          <w:rPr>
            <w:noProof/>
            <w:webHidden/>
          </w:rPr>
          <w:instrText xml:space="preserve"> PAGEREF _Toc53583183 \h </w:instrText>
        </w:r>
        <w:r w:rsidR="0039553E">
          <w:rPr>
            <w:noProof/>
            <w:webHidden/>
          </w:rPr>
        </w:r>
        <w:r w:rsidR="0039553E">
          <w:rPr>
            <w:noProof/>
            <w:webHidden/>
          </w:rPr>
          <w:fldChar w:fldCharType="separate"/>
        </w:r>
        <w:r w:rsidR="0039553E">
          <w:rPr>
            <w:noProof/>
            <w:webHidden/>
          </w:rPr>
          <w:t>14</w:t>
        </w:r>
        <w:r w:rsidR="0039553E">
          <w:rPr>
            <w:noProof/>
            <w:webHidden/>
          </w:rPr>
          <w:fldChar w:fldCharType="end"/>
        </w:r>
      </w:hyperlink>
    </w:p>
    <w:p w14:paraId="4A5A3089" w14:textId="3801A4A3" w:rsidR="0039553E" w:rsidRDefault="000A382B">
      <w:pPr>
        <w:pStyle w:val="TableofFigures"/>
        <w:tabs>
          <w:tab w:val="right" w:leader="dot" w:pos="9016"/>
        </w:tabs>
        <w:rPr>
          <w:rFonts w:asciiTheme="minorHAnsi" w:hAnsiTheme="minorHAnsi"/>
          <w:noProof/>
          <w:sz w:val="22"/>
          <w:lang w:val="en-US"/>
        </w:rPr>
      </w:pPr>
      <w:hyperlink w:anchor="_Toc53583184" w:history="1">
        <w:r w:rsidR="0039553E" w:rsidRPr="00D053F0">
          <w:rPr>
            <w:rStyle w:val="Hyperlink"/>
            <w:noProof/>
          </w:rPr>
          <w:t>Table 11 Minimum Hardware Requirement</w:t>
        </w:r>
        <w:r w:rsidR="0039553E">
          <w:rPr>
            <w:noProof/>
            <w:webHidden/>
          </w:rPr>
          <w:tab/>
        </w:r>
        <w:r w:rsidR="0039553E">
          <w:rPr>
            <w:noProof/>
            <w:webHidden/>
          </w:rPr>
          <w:fldChar w:fldCharType="begin"/>
        </w:r>
        <w:r w:rsidR="0039553E">
          <w:rPr>
            <w:noProof/>
            <w:webHidden/>
          </w:rPr>
          <w:instrText xml:space="preserve"> PAGEREF _Toc53583184 \h </w:instrText>
        </w:r>
        <w:r w:rsidR="0039553E">
          <w:rPr>
            <w:noProof/>
            <w:webHidden/>
          </w:rPr>
        </w:r>
        <w:r w:rsidR="0039553E">
          <w:rPr>
            <w:noProof/>
            <w:webHidden/>
          </w:rPr>
          <w:fldChar w:fldCharType="separate"/>
        </w:r>
        <w:r w:rsidR="0039553E">
          <w:rPr>
            <w:noProof/>
            <w:webHidden/>
          </w:rPr>
          <w:t>19</w:t>
        </w:r>
        <w:r w:rsidR="0039553E">
          <w:rPr>
            <w:noProof/>
            <w:webHidden/>
          </w:rPr>
          <w:fldChar w:fldCharType="end"/>
        </w:r>
      </w:hyperlink>
    </w:p>
    <w:p w14:paraId="0104D0B7" w14:textId="0B4D384E" w:rsidR="0039553E" w:rsidRDefault="000A382B">
      <w:pPr>
        <w:pStyle w:val="TableofFigures"/>
        <w:tabs>
          <w:tab w:val="right" w:leader="dot" w:pos="9016"/>
        </w:tabs>
        <w:rPr>
          <w:rFonts w:asciiTheme="minorHAnsi" w:hAnsiTheme="minorHAnsi"/>
          <w:noProof/>
          <w:sz w:val="22"/>
          <w:lang w:val="en-US"/>
        </w:rPr>
      </w:pPr>
      <w:hyperlink w:anchor="_Toc53583185" w:history="1">
        <w:r w:rsidR="0039553E" w:rsidRPr="00D053F0">
          <w:rPr>
            <w:rStyle w:val="Hyperlink"/>
            <w:noProof/>
          </w:rPr>
          <w:t>Table 12 Development and Deployment Environment</w:t>
        </w:r>
        <w:r w:rsidR="0039553E">
          <w:rPr>
            <w:noProof/>
            <w:webHidden/>
          </w:rPr>
          <w:tab/>
        </w:r>
        <w:r w:rsidR="0039553E">
          <w:rPr>
            <w:noProof/>
            <w:webHidden/>
          </w:rPr>
          <w:fldChar w:fldCharType="begin"/>
        </w:r>
        <w:r w:rsidR="0039553E">
          <w:rPr>
            <w:noProof/>
            <w:webHidden/>
          </w:rPr>
          <w:instrText xml:space="preserve"> PAGEREF _Toc53583185 \h </w:instrText>
        </w:r>
        <w:r w:rsidR="0039553E">
          <w:rPr>
            <w:noProof/>
            <w:webHidden/>
          </w:rPr>
        </w:r>
        <w:r w:rsidR="0039553E">
          <w:rPr>
            <w:noProof/>
            <w:webHidden/>
          </w:rPr>
          <w:fldChar w:fldCharType="separate"/>
        </w:r>
        <w:r w:rsidR="0039553E">
          <w:rPr>
            <w:noProof/>
            <w:webHidden/>
          </w:rPr>
          <w:t>20</w:t>
        </w:r>
        <w:r w:rsidR="0039553E">
          <w:rPr>
            <w:noProof/>
            <w:webHidden/>
          </w:rPr>
          <w:fldChar w:fldCharType="end"/>
        </w:r>
      </w:hyperlink>
    </w:p>
    <w:p w14:paraId="30C7A0E6" w14:textId="5CBB994C" w:rsidR="0039553E" w:rsidRDefault="000A382B">
      <w:pPr>
        <w:pStyle w:val="TableofFigures"/>
        <w:tabs>
          <w:tab w:val="right" w:leader="dot" w:pos="9016"/>
        </w:tabs>
        <w:rPr>
          <w:rFonts w:asciiTheme="minorHAnsi" w:hAnsiTheme="minorHAnsi"/>
          <w:noProof/>
          <w:sz w:val="22"/>
          <w:lang w:val="en-US"/>
        </w:rPr>
      </w:pPr>
      <w:hyperlink w:anchor="_Toc53583186" w:history="1">
        <w:r w:rsidR="0039553E" w:rsidRPr="00D053F0">
          <w:rPr>
            <w:rStyle w:val="Hyperlink"/>
            <w:noProof/>
          </w:rPr>
          <w:t>Table 13 Non-functional Requirement</w:t>
        </w:r>
        <w:r w:rsidR="0039553E">
          <w:rPr>
            <w:noProof/>
            <w:webHidden/>
          </w:rPr>
          <w:tab/>
        </w:r>
        <w:r w:rsidR="0039553E">
          <w:rPr>
            <w:noProof/>
            <w:webHidden/>
          </w:rPr>
          <w:fldChar w:fldCharType="begin"/>
        </w:r>
        <w:r w:rsidR="0039553E">
          <w:rPr>
            <w:noProof/>
            <w:webHidden/>
          </w:rPr>
          <w:instrText xml:space="preserve"> PAGEREF _Toc53583186 \h </w:instrText>
        </w:r>
        <w:r w:rsidR="0039553E">
          <w:rPr>
            <w:noProof/>
            <w:webHidden/>
          </w:rPr>
        </w:r>
        <w:r w:rsidR="0039553E">
          <w:rPr>
            <w:noProof/>
            <w:webHidden/>
          </w:rPr>
          <w:fldChar w:fldCharType="separate"/>
        </w:r>
        <w:r w:rsidR="0039553E">
          <w:rPr>
            <w:noProof/>
            <w:webHidden/>
          </w:rPr>
          <w:t>21</w:t>
        </w:r>
        <w:r w:rsidR="0039553E">
          <w:rPr>
            <w:noProof/>
            <w:webHidden/>
          </w:rPr>
          <w:fldChar w:fldCharType="end"/>
        </w:r>
      </w:hyperlink>
    </w:p>
    <w:p w14:paraId="757455AB" w14:textId="63761B49" w:rsidR="0039553E" w:rsidRDefault="000A382B">
      <w:pPr>
        <w:pStyle w:val="TableofFigures"/>
        <w:tabs>
          <w:tab w:val="right" w:leader="dot" w:pos="9016"/>
        </w:tabs>
        <w:rPr>
          <w:rFonts w:asciiTheme="minorHAnsi" w:hAnsiTheme="minorHAnsi"/>
          <w:noProof/>
          <w:sz w:val="22"/>
          <w:lang w:val="en-US"/>
        </w:rPr>
      </w:pPr>
      <w:hyperlink w:anchor="_Toc53583187" w:history="1">
        <w:r w:rsidR="0039553E" w:rsidRPr="00D053F0">
          <w:rPr>
            <w:rStyle w:val="Hyperlink"/>
            <w:noProof/>
          </w:rPr>
          <w:t>Table 14 User Requirement</w:t>
        </w:r>
        <w:r w:rsidR="0039553E">
          <w:rPr>
            <w:noProof/>
            <w:webHidden/>
          </w:rPr>
          <w:tab/>
        </w:r>
        <w:r w:rsidR="0039553E">
          <w:rPr>
            <w:noProof/>
            <w:webHidden/>
          </w:rPr>
          <w:fldChar w:fldCharType="begin"/>
        </w:r>
        <w:r w:rsidR="0039553E">
          <w:rPr>
            <w:noProof/>
            <w:webHidden/>
          </w:rPr>
          <w:instrText xml:space="preserve"> PAGEREF _Toc53583187 \h </w:instrText>
        </w:r>
        <w:r w:rsidR="0039553E">
          <w:rPr>
            <w:noProof/>
            <w:webHidden/>
          </w:rPr>
        </w:r>
        <w:r w:rsidR="0039553E">
          <w:rPr>
            <w:noProof/>
            <w:webHidden/>
          </w:rPr>
          <w:fldChar w:fldCharType="separate"/>
        </w:r>
        <w:r w:rsidR="0039553E">
          <w:rPr>
            <w:noProof/>
            <w:webHidden/>
          </w:rPr>
          <w:t>22</w:t>
        </w:r>
        <w:r w:rsidR="0039553E">
          <w:rPr>
            <w:noProof/>
            <w:webHidden/>
          </w:rPr>
          <w:fldChar w:fldCharType="end"/>
        </w:r>
      </w:hyperlink>
    </w:p>
    <w:p w14:paraId="0B077CB8" w14:textId="5DE69CC1" w:rsidR="0039553E" w:rsidRDefault="000A382B">
      <w:pPr>
        <w:pStyle w:val="TableofFigures"/>
        <w:tabs>
          <w:tab w:val="right" w:leader="dot" w:pos="9016"/>
        </w:tabs>
        <w:rPr>
          <w:rFonts w:asciiTheme="minorHAnsi" w:hAnsiTheme="minorHAnsi"/>
          <w:noProof/>
          <w:sz w:val="22"/>
          <w:lang w:val="en-US"/>
        </w:rPr>
      </w:pPr>
      <w:hyperlink w:anchor="_Toc53583188" w:history="1">
        <w:r w:rsidR="0039553E" w:rsidRPr="00D053F0">
          <w:rPr>
            <w:rStyle w:val="Hyperlink"/>
            <w:noProof/>
          </w:rPr>
          <w:t>Table 15 Minimum software requirement</w:t>
        </w:r>
        <w:r w:rsidR="0039553E">
          <w:rPr>
            <w:noProof/>
            <w:webHidden/>
          </w:rPr>
          <w:tab/>
        </w:r>
        <w:r w:rsidR="0039553E">
          <w:rPr>
            <w:noProof/>
            <w:webHidden/>
          </w:rPr>
          <w:fldChar w:fldCharType="begin"/>
        </w:r>
        <w:r w:rsidR="0039553E">
          <w:rPr>
            <w:noProof/>
            <w:webHidden/>
          </w:rPr>
          <w:instrText xml:space="preserve"> PAGEREF _Toc53583188 \h </w:instrText>
        </w:r>
        <w:r w:rsidR="0039553E">
          <w:rPr>
            <w:noProof/>
            <w:webHidden/>
          </w:rPr>
        </w:r>
        <w:r w:rsidR="0039553E">
          <w:rPr>
            <w:noProof/>
            <w:webHidden/>
          </w:rPr>
          <w:fldChar w:fldCharType="separate"/>
        </w:r>
        <w:r w:rsidR="0039553E">
          <w:rPr>
            <w:noProof/>
            <w:webHidden/>
          </w:rPr>
          <w:t>23</w:t>
        </w:r>
        <w:r w:rsidR="0039553E">
          <w:rPr>
            <w:noProof/>
            <w:webHidden/>
          </w:rPr>
          <w:fldChar w:fldCharType="end"/>
        </w:r>
      </w:hyperlink>
    </w:p>
    <w:p w14:paraId="394856D1" w14:textId="154A02AB" w:rsidR="0039553E" w:rsidRDefault="000A382B">
      <w:pPr>
        <w:pStyle w:val="TableofFigures"/>
        <w:tabs>
          <w:tab w:val="right" w:leader="dot" w:pos="9016"/>
        </w:tabs>
        <w:rPr>
          <w:rFonts w:asciiTheme="minorHAnsi" w:hAnsiTheme="minorHAnsi"/>
          <w:noProof/>
          <w:sz w:val="22"/>
          <w:lang w:val="en-US"/>
        </w:rPr>
      </w:pPr>
      <w:hyperlink w:anchor="_Toc53583189" w:history="1">
        <w:r w:rsidR="0039553E" w:rsidRPr="00D053F0">
          <w:rPr>
            <w:rStyle w:val="Hyperlink"/>
            <w:noProof/>
          </w:rPr>
          <w:t>Table 16 Requirement Traceability List</w:t>
        </w:r>
        <w:r w:rsidR="0039553E">
          <w:rPr>
            <w:noProof/>
            <w:webHidden/>
          </w:rPr>
          <w:tab/>
        </w:r>
        <w:r w:rsidR="0039553E">
          <w:rPr>
            <w:noProof/>
            <w:webHidden/>
          </w:rPr>
          <w:fldChar w:fldCharType="begin"/>
        </w:r>
        <w:r w:rsidR="0039553E">
          <w:rPr>
            <w:noProof/>
            <w:webHidden/>
          </w:rPr>
          <w:instrText xml:space="preserve"> PAGEREF _Toc53583189 \h </w:instrText>
        </w:r>
        <w:r w:rsidR="0039553E">
          <w:rPr>
            <w:noProof/>
            <w:webHidden/>
          </w:rPr>
        </w:r>
        <w:r w:rsidR="0039553E">
          <w:rPr>
            <w:noProof/>
            <w:webHidden/>
          </w:rPr>
          <w:fldChar w:fldCharType="separate"/>
        </w:r>
        <w:r w:rsidR="0039553E">
          <w:rPr>
            <w:noProof/>
            <w:webHidden/>
          </w:rPr>
          <w:t>31</w:t>
        </w:r>
        <w:r w:rsidR="0039553E">
          <w:rPr>
            <w:noProof/>
            <w:webHidden/>
          </w:rPr>
          <w:fldChar w:fldCharType="end"/>
        </w:r>
      </w:hyperlink>
    </w:p>
    <w:p w14:paraId="5A284E6C" w14:textId="27375DB4"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21" w:name="_Toc53839410"/>
      <w:r w:rsidRPr="00123055">
        <w:rPr>
          <w:rFonts w:cs="Times New Roman"/>
          <w:szCs w:val="24"/>
          <w:lang w:val="en-US"/>
        </w:rPr>
        <w:lastRenderedPageBreak/>
        <w:t>List of Figures</w:t>
      </w:r>
      <w:bookmarkEnd w:id="521"/>
    </w:p>
    <w:p w14:paraId="64CDA1C9" w14:textId="349E23C8" w:rsidR="00B04B7C" w:rsidRDefault="008C0148">
      <w:pPr>
        <w:pStyle w:val="TableofFigures"/>
        <w:tabs>
          <w:tab w:val="right" w:leader="dot" w:pos="9016"/>
        </w:tabs>
        <w:rPr>
          <w:ins w:id="522" w:author="Zhong MIng Tan" w:date="2020-10-17T15:01:00Z"/>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ins w:id="523" w:author="Zhong MIng Tan" w:date="2020-10-17T15:01:00Z">
        <w:r w:rsidR="00B04B7C" w:rsidRPr="00457B32">
          <w:rPr>
            <w:rStyle w:val="Hyperlink"/>
            <w:noProof/>
          </w:rPr>
          <w:fldChar w:fldCharType="begin"/>
        </w:r>
        <w:r w:rsidR="00B04B7C" w:rsidRPr="00457B32">
          <w:rPr>
            <w:rStyle w:val="Hyperlink"/>
            <w:noProof/>
          </w:rPr>
          <w:instrText xml:space="preserve"> </w:instrText>
        </w:r>
        <w:r w:rsidR="00B04B7C">
          <w:rPr>
            <w:noProof/>
          </w:rPr>
          <w:instrText>HYPERLINK \l "_Toc53839299"</w:instrText>
        </w:r>
        <w:r w:rsidR="00B04B7C" w:rsidRPr="00457B32">
          <w:rPr>
            <w:rStyle w:val="Hyperlink"/>
            <w:noProof/>
          </w:rPr>
          <w:instrText xml:space="preserve"> </w:instrText>
        </w:r>
        <w:r w:rsidR="00B04B7C" w:rsidRPr="00457B32">
          <w:rPr>
            <w:rStyle w:val="Hyperlink"/>
            <w:noProof/>
          </w:rPr>
        </w:r>
        <w:r w:rsidR="00B04B7C" w:rsidRPr="00457B32">
          <w:rPr>
            <w:rStyle w:val="Hyperlink"/>
            <w:noProof/>
          </w:rPr>
          <w:fldChar w:fldCharType="separate"/>
        </w:r>
        <w:r w:rsidR="00B04B7C" w:rsidRPr="00457B32">
          <w:rPr>
            <w:rStyle w:val="Hyperlink"/>
            <w:noProof/>
          </w:rPr>
          <w:t>Figure 2.2 Etornam Susu's Flutter Logo. Retrieved October 14, 2020 from Medium Daily website:https://medium.com/@EtornamSunu/getting-started-with-flutter-web-19acbb3fefc1</w:t>
        </w:r>
        <w:r w:rsidR="00B04B7C">
          <w:rPr>
            <w:noProof/>
            <w:webHidden/>
          </w:rPr>
          <w:tab/>
        </w:r>
        <w:r w:rsidR="00B04B7C">
          <w:rPr>
            <w:noProof/>
            <w:webHidden/>
          </w:rPr>
          <w:fldChar w:fldCharType="begin"/>
        </w:r>
        <w:r w:rsidR="00B04B7C">
          <w:rPr>
            <w:noProof/>
            <w:webHidden/>
          </w:rPr>
          <w:instrText xml:space="preserve"> PAGEREF _Toc53839299 \h </w:instrText>
        </w:r>
        <w:r w:rsidR="00B04B7C">
          <w:rPr>
            <w:noProof/>
            <w:webHidden/>
          </w:rPr>
        </w:r>
      </w:ins>
      <w:r w:rsidR="00B04B7C">
        <w:rPr>
          <w:noProof/>
          <w:webHidden/>
        </w:rPr>
        <w:fldChar w:fldCharType="separate"/>
      </w:r>
      <w:ins w:id="524" w:author="Zhong MIng Tan" w:date="2020-10-17T15:01:00Z">
        <w:r w:rsidR="00B04B7C">
          <w:rPr>
            <w:noProof/>
            <w:webHidden/>
          </w:rPr>
          <w:t>15</w:t>
        </w:r>
        <w:r w:rsidR="00B04B7C">
          <w:rPr>
            <w:noProof/>
            <w:webHidden/>
          </w:rPr>
          <w:fldChar w:fldCharType="end"/>
        </w:r>
        <w:r w:rsidR="00B04B7C" w:rsidRPr="00457B32">
          <w:rPr>
            <w:rStyle w:val="Hyperlink"/>
            <w:noProof/>
          </w:rPr>
          <w:fldChar w:fldCharType="end"/>
        </w:r>
      </w:ins>
    </w:p>
    <w:p w14:paraId="3FC49A0D" w14:textId="621C2D88" w:rsidR="00B04B7C" w:rsidRDefault="00B04B7C">
      <w:pPr>
        <w:pStyle w:val="TableofFigures"/>
        <w:tabs>
          <w:tab w:val="right" w:leader="dot" w:pos="9016"/>
        </w:tabs>
        <w:rPr>
          <w:ins w:id="525" w:author="Zhong MIng Tan" w:date="2020-10-17T15:01:00Z"/>
          <w:rFonts w:asciiTheme="minorHAnsi" w:hAnsiTheme="minorHAnsi"/>
          <w:noProof/>
          <w:sz w:val="22"/>
          <w:lang w:val="en-US"/>
        </w:rPr>
      </w:pPr>
      <w:ins w:id="526" w:author="Zhong MIng Tan" w:date="2020-10-17T15:01:00Z">
        <w:r w:rsidRPr="00457B32">
          <w:rPr>
            <w:rStyle w:val="Hyperlink"/>
            <w:noProof/>
          </w:rPr>
          <w:fldChar w:fldCharType="begin"/>
        </w:r>
        <w:r w:rsidRPr="00457B32">
          <w:rPr>
            <w:rStyle w:val="Hyperlink"/>
            <w:noProof/>
          </w:rPr>
          <w:instrText xml:space="preserve"> </w:instrText>
        </w:r>
        <w:r>
          <w:rPr>
            <w:noProof/>
          </w:rPr>
          <w:instrText>HYPERLINK \l "_Toc53839300"</w:instrText>
        </w:r>
        <w:r w:rsidRPr="00457B32">
          <w:rPr>
            <w:rStyle w:val="Hyperlink"/>
            <w:noProof/>
          </w:rPr>
          <w:instrText xml:space="preserve"> </w:instrText>
        </w:r>
        <w:r w:rsidRPr="00457B32">
          <w:rPr>
            <w:rStyle w:val="Hyperlink"/>
            <w:noProof/>
          </w:rPr>
        </w:r>
        <w:r w:rsidRPr="00457B32">
          <w:rPr>
            <w:rStyle w:val="Hyperlink"/>
            <w:noProof/>
          </w:rPr>
          <w:fldChar w:fldCharType="separate"/>
        </w:r>
        <w:r w:rsidRPr="00457B32">
          <w:rPr>
            <w:rStyle w:val="Hyperlink"/>
            <w:noProof/>
          </w:rPr>
          <w:t>Figure 3.1 - Scrum Model. Adapted from "Nutcache",</w:t>
        </w:r>
        <w:r>
          <w:rPr>
            <w:noProof/>
            <w:webHidden/>
          </w:rPr>
          <w:tab/>
        </w:r>
        <w:r>
          <w:rPr>
            <w:noProof/>
            <w:webHidden/>
          </w:rPr>
          <w:fldChar w:fldCharType="begin"/>
        </w:r>
        <w:r>
          <w:rPr>
            <w:noProof/>
            <w:webHidden/>
          </w:rPr>
          <w:instrText xml:space="preserve"> PAGEREF _Toc53839300 \h </w:instrText>
        </w:r>
        <w:r>
          <w:rPr>
            <w:noProof/>
            <w:webHidden/>
          </w:rPr>
        </w:r>
      </w:ins>
      <w:r>
        <w:rPr>
          <w:noProof/>
          <w:webHidden/>
        </w:rPr>
        <w:fldChar w:fldCharType="separate"/>
      </w:r>
      <w:ins w:id="527" w:author="Zhong MIng Tan" w:date="2020-10-17T15:01:00Z">
        <w:r>
          <w:rPr>
            <w:noProof/>
            <w:webHidden/>
          </w:rPr>
          <w:t>21</w:t>
        </w:r>
        <w:r>
          <w:rPr>
            <w:noProof/>
            <w:webHidden/>
          </w:rPr>
          <w:fldChar w:fldCharType="end"/>
        </w:r>
        <w:r w:rsidRPr="00457B32">
          <w:rPr>
            <w:rStyle w:val="Hyperlink"/>
            <w:noProof/>
          </w:rPr>
          <w:fldChar w:fldCharType="end"/>
        </w:r>
      </w:ins>
    </w:p>
    <w:p w14:paraId="7456AC20" w14:textId="2BADA74E" w:rsidR="00B04B7C" w:rsidRDefault="00B04B7C">
      <w:pPr>
        <w:pStyle w:val="TableofFigures"/>
        <w:tabs>
          <w:tab w:val="right" w:leader="dot" w:pos="9016"/>
        </w:tabs>
        <w:rPr>
          <w:ins w:id="528" w:author="Zhong MIng Tan" w:date="2020-10-17T15:01:00Z"/>
          <w:rFonts w:asciiTheme="minorHAnsi" w:hAnsiTheme="minorHAnsi"/>
          <w:noProof/>
          <w:sz w:val="22"/>
          <w:lang w:val="en-US"/>
        </w:rPr>
      </w:pPr>
      <w:ins w:id="529" w:author="Zhong MIng Tan" w:date="2020-10-17T15:01:00Z">
        <w:r w:rsidRPr="00457B32">
          <w:rPr>
            <w:rStyle w:val="Hyperlink"/>
            <w:noProof/>
          </w:rPr>
          <w:fldChar w:fldCharType="begin"/>
        </w:r>
        <w:r w:rsidRPr="00457B32">
          <w:rPr>
            <w:rStyle w:val="Hyperlink"/>
            <w:noProof/>
          </w:rPr>
          <w:instrText xml:space="preserve"> </w:instrText>
        </w:r>
        <w:r>
          <w:rPr>
            <w:noProof/>
          </w:rPr>
          <w:instrText>HYPERLINK \l "_Toc53839301"</w:instrText>
        </w:r>
        <w:r w:rsidRPr="00457B32">
          <w:rPr>
            <w:rStyle w:val="Hyperlink"/>
            <w:noProof/>
          </w:rPr>
          <w:instrText xml:space="preserve"> </w:instrText>
        </w:r>
        <w:r w:rsidRPr="00457B32">
          <w:rPr>
            <w:rStyle w:val="Hyperlink"/>
            <w:noProof/>
          </w:rPr>
        </w:r>
        <w:r w:rsidRPr="00457B32">
          <w:rPr>
            <w:rStyle w:val="Hyperlink"/>
            <w:noProof/>
          </w:rPr>
          <w:fldChar w:fldCharType="separate"/>
        </w:r>
        <w:r w:rsidRPr="00457B32">
          <w:rPr>
            <w:rStyle w:val="Hyperlink"/>
            <w:noProof/>
          </w:rPr>
          <w:t>Figure 3.2 Organization Structure for Scrum</w:t>
        </w:r>
        <w:r>
          <w:rPr>
            <w:noProof/>
            <w:webHidden/>
          </w:rPr>
          <w:tab/>
        </w:r>
        <w:r>
          <w:rPr>
            <w:noProof/>
            <w:webHidden/>
          </w:rPr>
          <w:fldChar w:fldCharType="begin"/>
        </w:r>
        <w:r>
          <w:rPr>
            <w:noProof/>
            <w:webHidden/>
          </w:rPr>
          <w:instrText xml:space="preserve"> PAGEREF _Toc53839301 \h </w:instrText>
        </w:r>
        <w:r>
          <w:rPr>
            <w:noProof/>
            <w:webHidden/>
          </w:rPr>
        </w:r>
      </w:ins>
      <w:r>
        <w:rPr>
          <w:noProof/>
          <w:webHidden/>
        </w:rPr>
        <w:fldChar w:fldCharType="separate"/>
      </w:r>
      <w:ins w:id="530" w:author="Zhong MIng Tan" w:date="2020-10-17T15:01:00Z">
        <w:r>
          <w:rPr>
            <w:noProof/>
            <w:webHidden/>
          </w:rPr>
          <w:t>22</w:t>
        </w:r>
        <w:r>
          <w:rPr>
            <w:noProof/>
            <w:webHidden/>
          </w:rPr>
          <w:fldChar w:fldCharType="end"/>
        </w:r>
        <w:r w:rsidRPr="00457B32">
          <w:rPr>
            <w:rStyle w:val="Hyperlink"/>
            <w:noProof/>
          </w:rPr>
          <w:fldChar w:fldCharType="end"/>
        </w:r>
      </w:ins>
    </w:p>
    <w:p w14:paraId="3C164BCD" w14:textId="422CFF51" w:rsidR="00B04B7C" w:rsidRDefault="00B04B7C">
      <w:pPr>
        <w:pStyle w:val="TableofFigures"/>
        <w:tabs>
          <w:tab w:val="right" w:leader="dot" w:pos="9016"/>
        </w:tabs>
        <w:rPr>
          <w:ins w:id="531" w:author="Zhong MIng Tan" w:date="2020-10-17T15:01:00Z"/>
          <w:rFonts w:asciiTheme="minorHAnsi" w:hAnsiTheme="minorHAnsi"/>
          <w:noProof/>
          <w:sz w:val="22"/>
          <w:lang w:val="en-US"/>
        </w:rPr>
      </w:pPr>
      <w:ins w:id="532" w:author="Zhong MIng Tan" w:date="2020-10-17T15:01:00Z">
        <w:r w:rsidRPr="00457B32">
          <w:rPr>
            <w:rStyle w:val="Hyperlink"/>
            <w:noProof/>
          </w:rPr>
          <w:fldChar w:fldCharType="begin"/>
        </w:r>
        <w:r w:rsidRPr="00457B32">
          <w:rPr>
            <w:rStyle w:val="Hyperlink"/>
            <w:noProof/>
          </w:rPr>
          <w:instrText xml:space="preserve"> </w:instrText>
        </w:r>
        <w:r>
          <w:rPr>
            <w:noProof/>
          </w:rPr>
          <w:instrText>HYPERLINK \l "_Toc53839302"</w:instrText>
        </w:r>
        <w:r w:rsidRPr="00457B32">
          <w:rPr>
            <w:rStyle w:val="Hyperlink"/>
            <w:noProof/>
          </w:rPr>
          <w:instrText xml:space="preserve"> </w:instrText>
        </w:r>
        <w:r w:rsidRPr="00457B32">
          <w:rPr>
            <w:rStyle w:val="Hyperlink"/>
            <w:noProof/>
          </w:rPr>
        </w:r>
        <w:r w:rsidRPr="00457B32">
          <w:rPr>
            <w:rStyle w:val="Hyperlink"/>
            <w:noProof/>
          </w:rPr>
          <w:fldChar w:fldCharType="separate"/>
        </w:r>
        <w:r w:rsidRPr="00457B32">
          <w:rPr>
            <w:rStyle w:val="Hyperlink"/>
            <w:noProof/>
          </w:rPr>
          <w:t>Figure 3.3 User Story. Adapted from "Mountain Goat Software", by Mike Cohn,</w:t>
        </w:r>
        <w:r>
          <w:rPr>
            <w:noProof/>
            <w:webHidden/>
          </w:rPr>
          <w:tab/>
        </w:r>
        <w:r>
          <w:rPr>
            <w:noProof/>
            <w:webHidden/>
          </w:rPr>
          <w:fldChar w:fldCharType="begin"/>
        </w:r>
        <w:r>
          <w:rPr>
            <w:noProof/>
            <w:webHidden/>
          </w:rPr>
          <w:instrText xml:space="preserve"> PAGEREF _Toc53839302 \h </w:instrText>
        </w:r>
        <w:r>
          <w:rPr>
            <w:noProof/>
            <w:webHidden/>
          </w:rPr>
        </w:r>
      </w:ins>
      <w:r>
        <w:rPr>
          <w:noProof/>
          <w:webHidden/>
        </w:rPr>
        <w:fldChar w:fldCharType="separate"/>
      </w:r>
      <w:ins w:id="533" w:author="Zhong MIng Tan" w:date="2020-10-17T15:01:00Z">
        <w:r>
          <w:rPr>
            <w:noProof/>
            <w:webHidden/>
          </w:rPr>
          <w:t>24</w:t>
        </w:r>
        <w:r>
          <w:rPr>
            <w:noProof/>
            <w:webHidden/>
          </w:rPr>
          <w:fldChar w:fldCharType="end"/>
        </w:r>
        <w:r w:rsidRPr="00457B32">
          <w:rPr>
            <w:rStyle w:val="Hyperlink"/>
            <w:noProof/>
          </w:rPr>
          <w:fldChar w:fldCharType="end"/>
        </w:r>
      </w:ins>
    </w:p>
    <w:p w14:paraId="3E66BAD5" w14:textId="3320144A" w:rsidR="00B04B7C" w:rsidRDefault="00B04B7C">
      <w:pPr>
        <w:pStyle w:val="TableofFigures"/>
        <w:tabs>
          <w:tab w:val="right" w:leader="dot" w:pos="9016"/>
        </w:tabs>
        <w:rPr>
          <w:ins w:id="534" w:author="Zhong MIng Tan" w:date="2020-10-17T15:01:00Z"/>
          <w:rFonts w:asciiTheme="minorHAnsi" w:hAnsiTheme="minorHAnsi"/>
          <w:noProof/>
          <w:sz w:val="22"/>
          <w:lang w:val="en-US"/>
        </w:rPr>
      </w:pPr>
      <w:ins w:id="535" w:author="Zhong MIng Tan" w:date="2020-10-17T15:01:00Z">
        <w:r w:rsidRPr="00457B32">
          <w:rPr>
            <w:rStyle w:val="Hyperlink"/>
            <w:noProof/>
          </w:rPr>
          <w:fldChar w:fldCharType="begin"/>
        </w:r>
        <w:r w:rsidRPr="00457B32">
          <w:rPr>
            <w:rStyle w:val="Hyperlink"/>
            <w:noProof/>
          </w:rPr>
          <w:instrText xml:space="preserve"> </w:instrText>
        </w:r>
        <w:r>
          <w:rPr>
            <w:noProof/>
          </w:rPr>
          <w:instrText>HYPERLINK \l "_Toc53839303"</w:instrText>
        </w:r>
        <w:r w:rsidRPr="00457B32">
          <w:rPr>
            <w:rStyle w:val="Hyperlink"/>
            <w:noProof/>
          </w:rPr>
          <w:instrText xml:space="preserve"> </w:instrText>
        </w:r>
        <w:r w:rsidRPr="00457B32">
          <w:rPr>
            <w:rStyle w:val="Hyperlink"/>
            <w:noProof/>
          </w:rPr>
        </w:r>
        <w:r w:rsidRPr="00457B32">
          <w:rPr>
            <w:rStyle w:val="Hyperlink"/>
            <w:noProof/>
          </w:rPr>
          <w:fldChar w:fldCharType="separate"/>
        </w:r>
        <w:r w:rsidRPr="00457B32">
          <w:rPr>
            <w:rStyle w:val="Hyperlink"/>
            <w:noProof/>
          </w:rPr>
          <w:t>Figure 3.21 UI - Home Screen</w:t>
        </w:r>
        <w:r>
          <w:rPr>
            <w:noProof/>
            <w:webHidden/>
          </w:rPr>
          <w:tab/>
        </w:r>
        <w:r>
          <w:rPr>
            <w:noProof/>
            <w:webHidden/>
          </w:rPr>
          <w:fldChar w:fldCharType="begin"/>
        </w:r>
        <w:r>
          <w:rPr>
            <w:noProof/>
            <w:webHidden/>
          </w:rPr>
          <w:instrText xml:space="preserve"> PAGEREF _Toc53839303 \h </w:instrText>
        </w:r>
        <w:r>
          <w:rPr>
            <w:noProof/>
            <w:webHidden/>
          </w:rPr>
        </w:r>
      </w:ins>
      <w:r>
        <w:rPr>
          <w:noProof/>
          <w:webHidden/>
        </w:rPr>
        <w:fldChar w:fldCharType="separate"/>
      </w:r>
      <w:ins w:id="536" w:author="Zhong MIng Tan" w:date="2020-10-17T15:01:00Z">
        <w:r>
          <w:rPr>
            <w:noProof/>
            <w:webHidden/>
          </w:rPr>
          <w:t>40</w:t>
        </w:r>
        <w:r>
          <w:rPr>
            <w:noProof/>
            <w:webHidden/>
          </w:rPr>
          <w:fldChar w:fldCharType="end"/>
        </w:r>
        <w:r w:rsidRPr="00457B32">
          <w:rPr>
            <w:rStyle w:val="Hyperlink"/>
            <w:noProof/>
          </w:rPr>
          <w:fldChar w:fldCharType="end"/>
        </w:r>
      </w:ins>
    </w:p>
    <w:p w14:paraId="061A6289" w14:textId="59093E19" w:rsidR="00B04B7C" w:rsidRDefault="00B04B7C">
      <w:pPr>
        <w:pStyle w:val="TableofFigures"/>
        <w:tabs>
          <w:tab w:val="right" w:leader="dot" w:pos="9016"/>
        </w:tabs>
        <w:rPr>
          <w:ins w:id="537" w:author="Zhong MIng Tan" w:date="2020-10-17T15:01:00Z"/>
          <w:rFonts w:asciiTheme="minorHAnsi" w:hAnsiTheme="minorHAnsi"/>
          <w:noProof/>
          <w:sz w:val="22"/>
          <w:lang w:val="en-US"/>
        </w:rPr>
      </w:pPr>
      <w:ins w:id="538" w:author="Zhong MIng Tan" w:date="2020-10-17T15:01:00Z">
        <w:r w:rsidRPr="00457B32">
          <w:rPr>
            <w:rStyle w:val="Hyperlink"/>
            <w:noProof/>
          </w:rPr>
          <w:fldChar w:fldCharType="begin"/>
        </w:r>
        <w:r w:rsidRPr="00457B32">
          <w:rPr>
            <w:rStyle w:val="Hyperlink"/>
            <w:noProof/>
          </w:rPr>
          <w:instrText xml:space="preserve"> </w:instrText>
        </w:r>
        <w:r>
          <w:rPr>
            <w:noProof/>
          </w:rPr>
          <w:instrText>HYPERLINK \l "_Toc53839304"</w:instrText>
        </w:r>
        <w:r w:rsidRPr="00457B32">
          <w:rPr>
            <w:rStyle w:val="Hyperlink"/>
            <w:noProof/>
          </w:rPr>
          <w:instrText xml:space="preserve"> </w:instrText>
        </w:r>
        <w:r w:rsidRPr="00457B32">
          <w:rPr>
            <w:rStyle w:val="Hyperlink"/>
            <w:noProof/>
          </w:rPr>
        </w:r>
        <w:r w:rsidRPr="00457B32">
          <w:rPr>
            <w:rStyle w:val="Hyperlink"/>
            <w:noProof/>
          </w:rPr>
          <w:fldChar w:fldCharType="separate"/>
        </w:r>
        <w:r w:rsidRPr="00457B32">
          <w:rPr>
            <w:rStyle w:val="Hyperlink"/>
            <w:noProof/>
          </w:rPr>
          <w:t>Figure 3.22 UI - Import Screen</w:t>
        </w:r>
        <w:r>
          <w:rPr>
            <w:noProof/>
            <w:webHidden/>
          </w:rPr>
          <w:tab/>
        </w:r>
        <w:r>
          <w:rPr>
            <w:noProof/>
            <w:webHidden/>
          </w:rPr>
          <w:fldChar w:fldCharType="begin"/>
        </w:r>
        <w:r>
          <w:rPr>
            <w:noProof/>
            <w:webHidden/>
          </w:rPr>
          <w:instrText xml:space="preserve"> PAGEREF _Toc53839304 \h </w:instrText>
        </w:r>
        <w:r>
          <w:rPr>
            <w:noProof/>
            <w:webHidden/>
          </w:rPr>
        </w:r>
      </w:ins>
      <w:r>
        <w:rPr>
          <w:noProof/>
          <w:webHidden/>
        </w:rPr>
        <w:fldChar w:fldCharType="separate"/>
      </w:r>
      <w:ins w:id="539" w:author="Zhong MIng Tan" w:date="2020-10-17T15:01:00Z">
        <w:r>
          <w:rPr>
            <w:noProof/>
            <w:webHidden/>
          </w:rPr>
          <w:t>40</w:t>
        </w:r>
        <w:r>
          <w:rPr>
            <w:noProof/>
            <w:webHidden/>
          </w:rPr>
          <w:fldChar w:fldCharType="end"/>
        </w:r>
        <w:r w:rsidRPr="00457B32">
          <w:rPr>
            <w:rStyle w:val="Hyperlink"/>
            <w:noProof/>
          </w:rPr>
          <w:fldChar w:fldCharType="end"/>
        </w:r>
      </w:ins>
    </w:p>
    <w:p w14:paraId="2769B6D5" w14:textId="6378D949" w:rsidR="0039553E" w:rsidDel="00B04B7C" w:rsidRDefault="000A382B">
      <w:pPr>
        <w:pStyle w:val="TableofFigures"/>
        <w:tabs>
          <w:tab w:val="right" w:leader="dot" w:pos="9016"/>
        </w:tabs>
        <w:rPr>
          <w:del w:id="540" w:author="Zhong MIng Tan" w:date="2020-10-17T15:01:00Z"/>
          <w:rFonts w:asciiTheme="minorHAnsi" w:hAnsiTheme="minorHAnsi"/>
          <w:noProof/>
          <w:sz w:val="22"/>
          <w:lang w:val="en-US"/>
        </w:rPr>
      </w:pPr>
      <w:del w:id="541" w:author="Zhong MIng Tan" w:date="2020-10-17T15:01:00Z">
        <w:r w:rsidDel="00B04B7C">
          <w:rPr>
            <w:noProof/>
          </w:rPr>
          <w:fldChar w:fldCharType="begin"/>
        </w:r>
        <w:r w:rsidDel="00B04B7C">
          <w:rPr>
            <w:noProof/>
          </w:rPr>
          <w:delInstrText xml:space="preserve"> HYPERLINK \l "_Toc53583156" </w:delInstrText>
        </w:r>
        <w:r w:rsidDel="00B04B7C">
          <w:rPr>
            <w:noProof/>
          </w:rPr>
          <w:fldChar w:fldCharType="separate"/>
        </w:r>
      </w:del>
      <w:ins w:id="542" w:author="Zhong MIng Tan" w:date="2020-10-17T15:01:00Z">
        <w:r w:rsidR="00B04B7C">
          <w:rPr>
            <w:b/>
            <w:bCs/>
            <w:noProof/>
            <w:lang w:val="en-US"/>
          </w:rPr>
          <w:t>Error! Hyperlink reference not valid.</w:t>
        </w:r>
      </w:ins>
      <w:del w:id="543" w:author="Zhong MIng Tan" w:date="2020-10-17T15:01:00Z">
        <w:r w:rsidR="0039553E" w:rsidRPr="002F1FC9" w:rsidDel="00B04B7C">
          <w:rPr>
            <w:rStyle w:val="Hyperlink"/>
            <w:noProof/>
          </w:rPr>
          <w:delText>Figure 2.1 Screenshot of Vision API Website</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_Toc53583156 \h </w:delInstrText>
        </w:r>
        <w:r w:rsidR="0039553E" w:rsidDel="00B04B7C">
          <w:rPr>
            <w:noProof/>
            <w:webHidden/>
          </w:rPr>
        </w:r>
        <w:r w:rsidR="0039553E" w:rsidDel="00B04B7C">
          <w:rPr>
            <w:noProof/>
            <w:webHidden/>
          </w:rPr>
          <w:fldChar w:fldCharType="separate"/>
        </w:r>
        <w:r w:rsidR="0039553E" w:rsidDel="00B04B7C">
          <w:rPr>
            <w:noProof/>
            <w:webHidden/>
          </w:rPr>
          <w:delText>9</w:delText>
        </w:r>
        <w:r w:rsidR="0039553E" w:rsidDel="00B04B7C">
          <w:rPr>
            <w:noProof/>
            <w:webHidden/>
          </w:rPr>
          <w:fldChar w:fldCharType="end"/>
        </w:r>
        <w:r w:rsidDel="00B04B7C">
          <w:rPr>
            <w:noProof/>
          </w:rPr>
          <w:fldChar w:fldCharType="end"/>
        </w:r>
      </w:del>
    </w:p>
    <w:p w14:paraId="1D97DA4E" w14:textId="3508D021" w:rsidR="0039553E" w:rsidDel="00B04B7C" w:rsidRDefault="000A382B">
      <w:pPr>
        <w:pStyle w:val="TableofFigures"/>
        <w:tabs>
          <w:tab w:val="right" w:leader="dot" w:pos="9016"/>
        </w:tabs>
        <w:rPr>
          <w:del w:id="544" w:author="Zhong MIng Tan" w:date="2020-10-17T15:01:00Z"/>
          <w:rFonts w:asciiTheme="minorHAnsi" w:hAnsiTheme="minorHAnsi"/>
          <w:noProof/>
          <w:sz w:val="22"/>
          <w:lang w:val="en-US"/>
        </w:rPr>
      </w:pPr>
      <w:del w:id="545" w:author="Zhong MIng Tan" w:date="2020-10-17T15:01:00Z">
        <w:r w:rsidDel="00B04B7C">
          <w:rPr>
            <w:noProof/>
          </w:rPr>
          <w:fldChar w:fldCharType="begin"/>
        </w:r>
        <w:r w:rsidDel="00B04B7C">
          <w:rPr>
            <w:noProof/>
          </w:rPr>
          <w:delInstrText xml:space="preserve"> HYPERLINK \l "_Toc53583157" </w:delInstrText>
        </w:r>
        <w:r w:rsidDel="00B04B7C">
          <w:rPr>
            <w:noProof/>
          </w:rPr>
          <w:fldChar w:fldCharType="separate"/>
        </w:r>
      </w:del>
      <w:ins w:id="546" w:author="Zhong MIng Tan" w:date="2020-10-17T15:01:00Z">
        <w:r w:rsidR="00B04B7C">
          <w:rPr>
            <w:b/>
            <w:bCs/>
            <w:noProof/>
            <w:lang w:val="en-US"/>
          </w:rPr>
          <w:t>Error! Hyperlink reference not valid.</w:t>
        </w:r>
      </w:ins>
      <w:del w:id="547" w:author="Zhong MIng Tan" w:date="2020-10-17T15:01:00Z">
        <w:r w:rsidR="0039553E" w:rsidRPr="002F1FC9" w:rsidDel="00B04B7C">
          <w:rPr>
            <w:rStyle w:val="Hyperlink"/>
            <w:noProof/>
          </w:rPr>
          <w:delText>Figure 2.2 Etornam Susu's Flutter Logo. Retrieved October 14, 2020 from Medium Daily website:https://medium.com/@EtornamSunu/getting-started-with-flutter-web-19acbb3fefc1</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_Toc53583157 \h </w:delInstrText>
        </w:r>
        <w:r w:rsidR="0039553E" w:rsidDel="00B04B7C">
          <w:rPr>
            <w:noProof/>
            <w:webHidden/>
          </w:rPr>
        </w:r>
        <w:r w:rsidR="0039553E" w:rsidDel="00B04B7C">
          <w:rPr>
            <w:noProof/>
            <w:webHidden/>
          </w:rPr>
          <w:fldChar w:fldCharType="separate"/>
        </w:r>
        <w:r w:rsidR="0039553E" w:rsidDel="00B04B7C">
          <w:rPr>
            <w:noProof/>
            <w:webHidden/>
          </w:rPr>
          <w:delText>10</w:delText>
        </w:r>
        <w:r w:rsidR="0039553E" w:rsidDel="00B04B7C">
          <w:rPr>
            <w:noProof/>
            <w:webHidden/>
          </w:rPr>
          <w:fldChar w:fldCharType="end"/>
        </w:r>
        <w:r w:rsidDel="00B04B7C">
          <w:rPr>
            <w:noProof/>
          </w:rPr>
          <w:fldChar w:fldCharType="end"/>
        </w:r>
      </w:del>
    </w:p>
    <w:p w14:paraId="659E9C67" w14:textId="66BA0E4B" w:rsidR="0039553E" w:rsidDel="00B04B7C" w:rsidRDefault="000A382B">
      <w:pPr>
        <w:pStyle w:val="TableofFigures"/>
        <w:tabs>
          <w:tab w:val="right" w:leader="dot" w:pos="9016"/>
        </w:tabs>
        <w:rPr>
          <w:del w:id="548" w:author="Zhong MIng Tan" w:date="2020-10-17T15:01:00Z"/>
          <w:rFonts w:asciiTheme="minorHAnsi" w:hAnsiTheme="minorHAnsi"/>
          <w:noProof/>
          <w:sz w:val="22"/>
          <w:lang w:val="en-US"/>
        </w:rPr>
      </w:pPr>
      <w:del w:id="549" w:author="Zhong MIng Tan" w:date="2020-10-17T15:01:00Z">
        <w:r w:rsidDel="00B04B7C">
          <w:rPr>
            <w:noProof/>
          </w:rPr>
          <w:fldChar w:fldCharType="begin"/>
        </w:r>
        <w:r w:rsidDel="00B04B7C">
          <w:rPr>
            <w:noProof/>
          </w:rPr>
          <w:delInstrText xml:space="preserve"> HYPERLINK \l "_Toc53583158" </w:delInstrText>
        </w:r>
        <w:r w:rsidDel="00B04B7C">
          <w:rPr>
            <w:noProof/>
          </w:rPr>
          <w:fldChar w:fldCharType="separate"/>
        </w:r>
      </w:del>
      <w:ins w:id="550" w:author="Zhong MIng Tan" w:date="2020-10-17T15:01:00Z">
        <w:r w:rsidR="00B04B7C">
          <w:rPr>
            <w:b/>
            <w:bCs/>
            <w:noProof/>
            <w:lang w:val="en-US"/>
          </w:rPr>
          <w:t>Error! Hyperlink reference not valid.</w:t>
        </w:r>
      </w:ins>
      <w:del w:id="551" w:author="Zhong MIng Tan" w:date="2020-10-17T15:01:00Z">
        <w:r w:rsidR="0039553E" w:rsidRPr="002F1FC9" w:rsidDel="00B04B7C">
          <w:rPr>
            <w:rStyle w:val="Hyperlink"/>
            <w:noProof/>
          </w:rPr>
          <w:delText>Figure 3.1 - Scrum Model. Adapted from "Nutcache",</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_Toc53583158 \h </w:delInstrText>
        </w:r>
        <w:r w:rsidR="0039553E" w:rsidDel="00B04B7C">
          <w:rPr>
            <w:noProof/>
            <w:webHidden/>
          </w:rPr>
        </w:r>
        <w:r w:rsidR="0039553E" w:rsidDel="00B04B7C">
          <w:rPr>
            <w:noProof/>
            <w:webHidden/>
          </w:rPr>
          <w:fldChar w:fldCharType="separate"/>
        </w:r>
        <w:r w:rsidR="0039553E" w:rsidDel="00B04B7C">
          <w:rPr>
            <w:noProof/>
            <w:webHidden/>
          </w:rPr>
          <w:delText>12</w:delText>
        </w:r>
        <w:r w:rsidR="0039553E" w:rsidDel="00B04B7C">
          <w:rPr>
            <w:noProof/>
            <w:webHidden/>
          </w:rPr>
          <w:fldChar w:fldCharType="end"/>
        </w:r>
        <w:r w:rsidDel="00B04B7C">
          <w:rPr>
            <w:noProof/>
          </w:rPr>
          <w:fldChar w:fldCharType="end"/>
        </w:r>
      </w:del>
    </w:p>
    <w:p w14:paraId="10E312DB" w14:textId="00C74714" w:rsidR="0039553E" w:rsidDel="00B04B7C" w:rsidRDefault="000A382B">
      <w:pPr>
        <w:pStyle w:val="TableofFigures"/>
        <w:tabs>
          <w:tab w:val="right" w:leader="dot" w:pos="9016"/>
        </w:tabs>
        <w:rPr>
          <w:del w:id="552" w:author="Zhong MIng Tan" w:date="2020-10-17T15:01:00Z"/>
          <w:rFonts w:asciiTheme="minorHAnsi" w:hAnsiTheme="minorHAnsi"/>
          <w:noProof/>
          <w:sz w:val="22"/>
          <w:lang w:val="en-US"/>
        </w:rPr>
      </w:pPr>
      <w:del w:id="553" w:author="Zhong MIng Tan" w:date="2020-10-17T15:01:00Z">
        <w:r w:rsidDel="00B04B7C">
          <w:rPr>
            <w:noProof/>
          </w:rPr>
          <w:fldChar w:fldCharType="begin"/>
        </w:r>
        <w:r w:rsidDel="00B04B7C">
          <w:rPr>
            <w:noProof/>
          </w:rPr>
          <w:delInstrText xml:space="preserve"> HYPERLINK \l "_Toc53583159" </w:delInstrText>
        </w:r>
        <w:r w:rsidDel="00B04B7C">
          <w:rPr>
            <w:noProof/>
          </w:rPr>
          <w:fldChar w:fldCharType="separate"/>
        </w:r>
      </w:del>
      <w:ins w:id="554" w:author="Zhong MIng Tan" w:date="2020-10-17T15:01:00Z">
        <w:r w:rsidR="00B04B7C">
          <w:rPr>
            <w:b/>
            <w:bCs/>
            <w:noProof/>
            <w:lang w:val="en-US"/>
          </w:rPr>
          <w:t>Error! Hyperlink reference not valid.</w:t>
        </w:r>
      </w:ins>
      <w:del w:id="555" w:author="Zhong MIng Tan" w:date="2020-10-17T15:01:00Z">
        <w:r w:rsidR="0039553E" w:rsidRPr="002F1FC9" w:rsidDel="00B04B7C">
          <w:rPr>
            <w:rStyle w:val="Hyperlink"/>
            <w:noProof/>
          </w:rPr>
          <w:delText>Figure 3.2 Organization Structure for Scrum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_Toc53583159 \h </w:delInstrText>
        </w:r>
        <w:r w:rsidR="0039553E" w:rsidDel="00B04B7C">
          <w:rPr>
            <w:noProof/>
            <w:webHidden/>
          </w:rPr>
        </w:r>
        <w:r w:rsidR="0039553E" w:rsidDel="00B04B7C">
          <w:rPr>
            <w:noProof/>
            <w:webHidden/>
          </w:rPr>
          <w:fldChar w:fldCharType="separate"/>
        </w:r>
        <w:r w:rsidR="0039553E" w:rsidDel="00B04B7C">
          <w:rPr>
            <w:noProof/>
            <w:webHidden/>
          </w:rPr>
          <w:delText>14</w:delText>
        </w:r>
        <w:r w:rsidR="0039553E" w:rsidDel="00B04B7C">
          <w:rPr>
            <w:noProof/>
            <w:webHidden/>
          </w:rPr>
          <w:fldChar w:fldCharType="end"/>
        </w:r>
        <w:r w:rsidDel="00B04B7C">
          <w:rPr>
            <w:noProof/>
          </w:rPr>
          <w:fldChar w:fldCharType="end"/>
        </w:r>
      </w:del>
    </w:p>
    <w:p w14:paraId="72572390" w14:textId="760B97A5" w:rsidR="0039553E" w:rsidDel="00B04B7C" w:rsidRDefault="000A382B">
      <w:pPr>
        <w:pStyle w:val="TableofFigures"/>
        <w:tabs>
          <w:tab w:val="right" w:leader="dot" w:pos="9016"/>
        </w:tabs>
        <w:rPr>
          <w:del w:id="556" w:author="Zhong MIng Tan" w:date="2020-10-17T15:01:00Z"/>
          <w:rFonts w:asciiTheme="minorHAnsi" w:hAnsiTheme="minorHAnsi"/>
          <w:noProof/>
          <w:sz w:val="22"/>
          <w:lang w:val="en-US"/>
        </w:rPr>
      </w:pPr>
      <w:del w:id="557" w:author="Zhong MIng Tan" w:date="2020-10-17T15:01:00Z">
        <w:r w:rsidDel="00B04B7C">
          <w:rPr>
            <w:noProof/>
          </w:rPr>
          <w:fldChar w:fldCharType="begin"/>
        </w:r>
        <w:r w:rsidDel="00B04B7C">
          <w:rPr>
            <w:noProof/>
          </w:rPr>
          <w:delInstrText xml:space="preserve"> HYPERLINK \l "_Toc53583160" </w:delInstrText>
        </w:r>
        <w:r w:rsidDel="00B04B7C">
          <w:rPr>
            <w:noProof/>
          </w:rPr>
          <w:fldChar w:fldCharType="separate"/>
        </w:r>
      </w:del>
      <w:ins w:id="558" w:author="Zhong MIng Tan" w:date="2020-10-17T15:01:00Z">
        <w:r w:rsidR="00B04B7C">
          <w:rPr>
            <w:b/>
            <w:bCs/>
            <w:noProof/>
            <w:lang w:val="en-US"/>
          </w:rPr>
          <w:t>Error! Hyperlink reference not valid.</w:t>
        </w:r>
      </w:ins>
      <w:del w:id="559" w:author="Zhong MIng Tan" w:date="2020-10-17T15:01:00Z">
        <w:r w:rsidR="0039553E" w:rsidRPr="002F1FC9" w:rsidDel="00B04B7C">
          <w:rPr>
            <w:rStyle w:val="Hyperlink"/>
            <w:noProof/>
          </w:rPr>
          <w:delText>Figure 3.3 User Story. Adapted from "Mountain Goat Software", by Mike Cohn,</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_Toc53583160 \h </w:delInstrText>
        </w:r>
        <w:r w:rsidR="0039553E" w:rsidDel="00B04B7C">
          <w:rPr>
            <w:noProof/>
            <w:webHidden/>
          </w:rPr>
        </w:r>
        <w:r w:rsidR="0039553E" w:rsidDel="00B04B7C">
          <w:rPr>
            <w:noProof/>
            <w:webHidden/>
          </w:rPr>
          <w:fldChar w:fldCharType="separate"/>
        </w:r>
        <w:r w:rsidR="0039553E" w:rsidDel="00B04B7C">
          <w:rPr>
            <w:noProof/>
            <w:webHidden/>
          </w:rPr>
          <w:delText>16</w:delText>
        </w:r>
        <w:r w:rsidR="0039553E" w:rsidDel="00B04B7C">
          <w:rPr>
            <w:noProof/>
            <w:webHidden/>
          </w:rPr>
          <w:fldChar w:fldCharType="end"/>
        </w:r>
        <w:r w:rsidDel="00B04B7C">
          <w:rPr>
            <w:noProof/>
          </w:rPr>
          <w:fldChar w:fldCharType="end"/>
        </w:r>
      </w:del>
    </w:p>
    <w:p w14:paraId="13FC3A82" w14:textId="78D7B419" w:rsidR="0039553E" w:rsidDel="00B04B7C" w:rsidRDefault="000A382B">
      <w:pPr>
        <w:pStyle w:val="TableofFigures"/>
        <w:tabs>
          <w:tab w:val="right" w:leader="dot" w:pos="9016"/>
        </w:tabs>
        <w:rPr>
          <w:del w:id="560" w:author="Zhong MIng Tan" w:date="2020-10-17T15:01:00Z"/>
          <w:rFonts w:asciiTheme="minorHAnsi" w:hAnsiTheme="minorHAnsi"/>
          <w:noProof/>
          <w:sz w:val="22"/>
          <w:lang w:val="en-US"/>
        </w:rPr>
      </w:pPr>
      <w:del w:id="561" w:author="Zhong MIng Tan" w:date="2020-10-17T15:01:00Z">
        <w:r w:rsidDel="00B04B7C">
          <w:rPr>
            <w:noProof/>
          </w:rPr>
          <w:fldChar w:fldCharType="begin"/>
        </w:r>
        <w:r w:rsidDel="00B04B7C">
          <w:rPr>
            <w:noProof/>
          </w:rPr>
          <w:delInstrText xml:space="preserve"> HYPERLINK \l "_Toc53583161" </w:delInstrText>
        </w:r>
        <w:r w:rsidDel="00B04B7C">
          <w:rPr>
            <w:noProof/>
          </w:rPr>
          <w:fldChar w:fldCharType="separate"/>
        </w:r>
      </w:del>
      <w:ins w:id="562" w:author="Zhong MIng Tan" w:date="2020-10-17T15:01:00Z">
        <w:r w:rsidR="00B04B7C">
          <w:rPr>
            <w:b/>
            <w:bCs/>
            <w:noProof/>
            <w:lang w:val="en-US"/>
          </w:rPr>
          <w:t>Error! Hyperlink reference not valid.</w:t>
        </w:r>
      </w:ins>
      <w:del w:id="563" w:author="Zhong MIng Tan" w:date="2020-10-17T15:01:00Z">
        <w:r w:rsidR="0039553E" w:rsidRPr="002F1FC9" w:rsidDel="00B04B7C">
          <w:rPr>
            <w:rStyle w:val="Hyperlink"/>
            <w:noProof/>
          </w:rPr>
          <w:delText>Figure 3.4 High System Workflow</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_Toc53583161 \h </w:delInstrText>
        </w:r>
        <w:r w:rsidR="0039553E" w:rsidDel="00B04B7C">
          <w:rPr>
            <w:noProof/>
            <w:webHidden/>
          </w:rPr>
        </w:r>
        <w:r w:rsidR="0039553E" w:rsidDel="00B04B7C">
          <w:rPr>
            <w:noProof/>
            <w:webHidden/>
          </w:rPr>
          <w:fldChar w:fldCharType="separate"/>
        </w:r>
        <w:r w:rsidR="0039553E" w:rsidDel="00B04B7C">
          <w:rPr>
            <w:noProof/>
            <w:webHidden/>
          </w:rPr>
          <w:delText>24</w:delText>
        </w:r>
        <w:r w:rsidR="0039553E" w:rsidDel="00B04B7C">
          <w:rPr>
            <w:noProof/>
            <w:webHidden/>
          </w:rPr>
          <w:fldChar w:fldCharType="end"/>
        </w:r>
        <w:r w:rsidDel="00B04B7C">
          <w:rPr>
            <w:noProof/>
          </w:rPr>
          <w:fldChar w:fldCharType="end"/>
        </w:r>
      </w:del>
    </w:p>
    <w:p w14:paraId="4E5D55FB" w14:textId="5893E707" w:rsidR="0039553E" w:rsidDel="00B04B7C" w:rsidRDefault="000A382B">
      <w:pPr>
        <w:pStyle w:val="TableofFigures"/>
        <w:tabs>
          <w:tab w:val="right" w:leader="dot" w:pos="9016"/>
        </w:tabs>
        <w:rPr>
          <w:del w:id="564" w:author="Zhong MIng Tan" w:date="2020-10-17T15:01:00Z"/>
          <w:rFonts w:asciiTheme="minorHAnsi" w:hAnsiTheme="minorHAnsi"/>
          <w:noProof/>
          <w:sz w:val="22"/>
          <w:lang w:val="en-US"/>
        </w:rPr>
      </w:pPr>
      <w:del w:id="565" w:author="Zhong MIng Tan" w:date="2020-10-17T15:01:00Z">
        <w:r w:rsidDel="00B04B7C">
          <w:rPr>
            <w:noProof/>
          </w:rPr>
          <w:fldChar w:fldCharType="begin"/>
        </w:r>
        <w:r w:rsidDel="00B04B7C">
          <w:rPr>
            <w:noProof/>
          </w:rPr>
          <w:delInstrText xml:space="preserve"> HYPERLINK \l "_Toc53583162" </w:delInstrText>
        </w:r>
        <w:r w:rsidDel="00B04B7C">
          <w:rPr>
            <w:noProof/>
          </w:rPr>
          <w:fldChar w:fldCharType="separate"/>
        </w:r>
      </w:del>
      <w:ins w:id="566" w:author="Zhong MIng Tan" w:date="2020-10-17T15:01:00Z">
        <w:r w:rsidR="00B04B7C">
          <w:rPr>
            <w:b/>
            <w:bCs/>
            <w:noProof/>
            <w:lang w:val="en-US"/>
          </w:rPr>
          <w:t>Error! Hyperlink reference not valid.</w:t>
        </w:r>
      </w:ins>
      <w:del w:id="567" w:author="Zhong MIng Tan" w:date="2020-10-17T15:01:00Z">
        <w:r w:rsidR="0039553E" w:rsidRPr="002F1FC9" w:rsidDel="00B04B7C">
          <w:rPr>
            <w:rStyle w:val="Hyperlink"/>
            <w:noProof/>
          </w:rPr>
          <w:delText>Figure 3.5 TensorFlow lite Framework</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_Toc53583162 \h </w:delInstrText>
        </w:r>
        <w:r w:rsidR="0039553E" w:rsidDel="00B04B7C">
          <w:rPr>
            <w:noProof/>
            <w:webHidden/>
          </w:rPr>
        </w:r>
        <w:r w:rsidR="0039553E" w:rsidDel="00B04B7C">
          <w:rPr>
            <w:noProof/>
            <w:webHidden/>
          </w:rPr>
          <w:fldChar w:fldCharType="separate"/>
        </w:r>
        <w:r w:rsidR="0039553E" w:rsidDel="00B04B7C">
          <w:rPr>
            <w:noProof/>
            <w:webHidden/>
          </w:rPr>
          <w:delText>25</w:delText>
        </w:r>
        <w:r w:rsidR="0039553E" w:rsidDel="00B04B7C">
          <w:rPr>
            <w:noProof/>
            <w:webHidden/>
          </w:rPr>
          <w:fldChar w:fldCharType="end"/>
        </w:r>
        <w:r w:rsidDel="00B04B7C">
          <w:rPr>
            <w:noProof/>
          </w:rPr>
          <w:fldChar w:fldCharType="end"/>
        </w:r>
      </w:del>
    </w:p>
    <w:p w14:paraId="6DB86655" w14:textId="18BD6E55" w:rsidR="0039553E" w:rsidDel="00B04B7C" w:rsidRDefault="000A382B">
      <w:pPr>
        <w:pStyle w:val="TableofFigures"/>
        <w:tabs>
          <w:tab w:val="right" w:leader="dot" w:pos="9016"/>
        </w:tabs>
        <w:rPr>
          <w:del w:id="568" w:author="Zhong MIng Tan" w:date="2020-10-17T15:01:00Z"/>
          <w:rFonts w:asciiTheme="minorHAnsi" w:hAnsiTheme="minorHAnsi"/>
          <w:noProof/>
          <w:sz w:val="22"/>
          <w:lang w:val="en-US"/>
        </w:rPr>
      </w:pPr>
      <w:del w:id="569" w:author="Zhong MIng Tan" w:date="2020-10-17T15:01:00Z">
        <w:r w:rsidDel="00B04B7C">
          <w:rPr>
            <w:noProof/>
          </w:rPr>
          <w:fldChar w:fldCharType="begin"/>
        </w:r>
        <w:r w:rsidDel="00B04B7C">
          <w:rPr>
            <w:noProof/>
          </w:rPr>
          <w:delInstrText xml:space="preserve"> HYPERLINK \l "_Toc53583163" </w:delInstrText>
        </w:r>
        <w:r w:rsidDel="00B04B7C">
          <w:rPr>
            <w:noProof/>
          </w:rPr>
          <w:fldChar w:fldCharType="separate"/>
        </w:r>
      </w:del>
      <w:ins w:id="570" w:author="Zhong MIng Tan" w:date="2020-10-17T15:01:00Z">
        <w:r w:rsidR="00B04B7C">
          <w:rPr>
            <w:b/>
            <w:bCs/>
            <w:noProof/>
            <w:lang w:val="en-US"/>
          </w:rPr>
          <w:t>Error! Hyperlink reference not valid.</w:t>
        </w:r>
      </w:ins>
      <w:del w:id="571" w:author="Zhong MIng Tan" w:date="2020-10-17T15:01:00Z">
        <w:r w:rsidR="0039553E" w:rsidRPr="002F1FC9" w:rsidDel="00B04B7C">
          <w:rPr>
            <w:rStyle w:val="Hyperlink"/>
            <w:noProof/>
          </w:rPr>
          <w:delText>Figure 3.6 Use Case Diagram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_Toc53583163 \h </w:delInstrText>
        </w:r>
        <w:r w:rsidR="0039553E" w:rsidDel="00B04B7C">
          <w:rPr>
            <w:noProof/>
            <w:webHidden/>
          </w:rPr>
        </w:r>
        <w:r w:rsidR="0039553E" w:rsidDel="00B04B7C">
          <w:rPr>
            <w:noProof/>
            <w:webHidden/>
          </w:rPr>
          <w:fldChar w:fldCharType="separate"/>
        </w:r>
        <w:r w:rsidR="0039553E" w:rsidDel="00B04B7C">
          <w:rPr>
            <w:noProof/>
            <w:webHidden/>
          </w:rPr>
          <w:delText>26</w:delText>
        </w:r>
        <w:r w:rsidR="0039553E" w:rsidDel="00B04B7C">
          <w:rPr>
            <w:noProof/>
            <w:webHidden/>
          </w:rPr>
          <w:fldChar w:fldCharType="end"/>
        </w:r>
        <w:r w:rsidDel="00B04B7C">
          <w:rPr>
            <w:noProof/>
          </w:rPr>
          <w:fldChar w:fldCharType="end"/>
        </w:r>
      </w:del>
    </w:p>
    <w:p w14:paraId="563AB726" w14:textId="1587449A" w:rsidR="0039553E" w:rsidDel="00B04B7C" w:rsidRDefault="000A382B">
      <w:pPr>
        <w:pStyle w:val="TableofFigures"/>
        <w:tabs>
          <w:tab w:val="right" w:leader="dot" w:pos="9016"/>
        </w:tabs>
        <w:rPr>
          <w:del w:id="572" w:author="Zhong MIng Tan" w:date="2020-10-17T15:01:00Z"/>
          <w:rFonts w:asciiTheme="minorHAnsi" w:hAnsiTheme="minorHAnsi"/>
          <w:noProof/>
          <w:sz w:val="22"/>
          <w:lang w:val="en-US"/>
        </w:rPr>
      </w:pPr>
      <w:del w:id="573" w:author="Zhong MIng Tan" w:date="2020-10-17T15:01:00Z">
        <w:r w:rsidDel="00B04B7C">
          <w:rPr>
            <w:noProof/>
          </w:rPr>
          <w:fldChar w:fldCharType="begin"/>
        </w:r>
        <w:r w:rsidDel="00B04B7C">
          <w:rPr>
            <w:noProof/>
          </w:rPr>
          <w:delInstrText xml:space="preserve"> HYPERLINK \l "_Toc53583164" </w:delInstrText>
        </w:r>
        <w:r w:rsidDel="00B04B7C">
          <w:rPr>
            <w:noProof/>
          </w:rPr>
          <w:fldChar w:fldCharType="separate"/>
        </w:r>
      </w:del>
      <w:ins w:id="574" w:author="Zhong MIng Tan" w:date="2020-10-17T15:01:00Z">
        <w:r w:rsidR="00B04B7C">
          <w:rPr>
            <w:b/>
            <w:bCs/>
            <w:noProof/>
            <w:lang w:val="en-US"/>
          </w:rPr>
          <w:t>Error! Hyperlink reference not valid.</w:t>
        </w:r>
      </w:ins>
      <w:del w:id="575" w:author="Zhong MIng Tan" w:date="2020-10-17T15:01:00Z">
        <w:r w:rsidR="0039553E" w:rsidRPr="002F1FC9" w:rsidDel="00B04B7C">
          <w:rPr>
            <w:rStyle w:val="Hyperlink"/>
            <w:noProof/>
          </w:rPr>
          <w:delText>Figure 3.7 Activity Diagram - Traditional Method</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_Toc53583164 \h </w:delInstrText>
        </w:r>
        <w:r w:rsidR="0039553E" w:rsidDel="00B04B7C">
          <w:rPr>
            <w:noProof/>
            <w:webHidden/>
          </w:rPr>
        </w:r>
        <w:r w:rsidR="0039553E" w:rsidDel="00B04B7C">
          <w:rPr>
            <w:noProof/>
            <w:webHidden/>
          </w:rPr>
          <w:fldChar w:fldCharType="separate"/>
        </w:r>
        <w:r w:rsidR="0039553E" w:rsidDel="00B04B7C">
          <w:rPr>
            <w:noProof/>
            <w:webHidden/>
          </w:rPr>
          <w:delText>32</w:delText>
        </w:r>
        <w:r w:rsidR="0039553E" w:rsidDel="00B04B7C">
          <w:rPr>
            <w:noProof/>
            <w:webHidden/>
          </w:rPr>
          <w:fldChar w:fldCharType="end"/>
        </w:r>
        <w:r w:rsidDel="00B04B7C">
          <w:rPr>
            <w:noProof/>
          </w:rPr>
          <w:fldChar w:fldCharType="end"/>
        </w:r>
      </w:del>
    </w:p>
    <w:p w14:paraId="259118C7" w14:textId="46D2529F" w:rsidR="0039553E" w:rsidDel="00B04B7C" w:rsidRDefault="000A382B">
      <w:pPr>
        <w:pStyle w:val="TableofFigures"/>
        <w:tabs>
          <w:tab w:val="right" w:leader="dot" w:pos="9016"/>
        </w:tabs>
        <w:rPr>
          <w:del w:id="576" w:author="Zhong MIng Tan" w:date="2020-10-17T15:01:00Z"/>
          <w:rFonts w:asciiTheme="minorHAnsi" w:hAnsiTheme="minorHAnsi"/>
          <w:noProof/>
          <w:sz w:val="22"/>
          <w:lang w:val="en-US"/>
        </w:rPr>
      </w:pPr>
      <w:del w:id="577" w:author="Zhong MIng Tan" w:date="2020-10-17T15:01:00Z">
        <w:r w:rsidDel="00B04B7C">
          <w:rPr>
            <w:noProof/>
          </w:rPr>
          <w:fldChar w:fldCharType="begin"/>
        </w:r>
        <w:r w:rsidDel="00B04B7C">
          <w:rPr>
            <w:noProof/>
          </w:rPr>
          <w:delInstrText xml:space="preserve"> HYPERLINK \l "_Toc53583165" </w:delInstrText>
        </w:r>
        <w:r w:rsidDel="00B04B7C">
          <w:rPr>
            <w:noProof/>
          </w:rPr>
          <w:fldChar w:fldCharType="separate"/>
        </w:r>
      </w:del>
      <w:ins w:id="578" w:author="Zhong MIng Tan" w:date="2020-10-17T15:01:00Z">
        <w:r w:rsidR="00B04B7C">
          <w:rPr>
            <w:b/>
            <w:bCs/>
            <w:noProof/>
            <w:lang w:val="en-US"/>
          </w:rPr>
          <w:t>Error! Hyperlink reference not valid.</w:t>
        </w:r>
      </w:ins>
      <w:del w:id="579" w:author="Zhong MIng Tan" w:date="2020-10-17T15:01:00Z">
        <w:r w:rsidR="0039553E" w:rsidRPr="002F1FC9" w:rsidDel="00B04B7C">
          <w:rPr>
            <w:rStyle w:val="Hyperlink"/>
            <w:noProof/>
          </w:rPr>
          <w:delText>Figure 3.8 Activity Diagram - Proposed System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_Toc53583165 \h </w:delInstrText>
        </w:r>
        <w:r w:rsidR="0039553E" w:rsidDel="00B04B7C">
          <w:rPr>
            <w:noProof/>
            <w:webHidden/>
          </w:rPr>
        </w:r>
        <w:r w:rsidR="0039553E" w:rsidDel="00B04B7C">
          <w:rPr>
            <w:noProof/>
            <w:webHidden/>
          </w:rPr>
          <w:fldChar w:fldCharType="separate"/>
        </w:r>
        <w:r w:rsidR="0039553E" w:rsidDel="00B04B7C">
          <w:rPr>
            <w:noProof/>
            <w:webHidden/>
          </w:rPr>
          <w:delText>32</w:delText>
        </w:r>
        <w:r w:rsidR="0039553E" w:rsidDel="00B04B7C">
          <w:rPr>
            <w:noProof/>
            <w:webHidden/>
          </w:rPr>
          <w:fldChar w:fldCharType="end"/>
        </w:r>
        <w:r w:rsidDel="00B04B7C">
          <w:rPr>
            <w:noProof/>
          </w:rPr>
          <w:fldChar w:fldCharType="end"/>
        </w:r>
      </w:del>
    </w:p>
    <w:p w14:paraId="4A705A51" w14:textId="7A387BEA" w:rsidR="0039553E" w:rsidDel="00B04B7C" w:rsidRDefault="000A382B">
      <w:pPr>
        <w:pStyle w:val="TableofFigures"/>
        <w:tabs>
          <w:tab w:val="right" w:leader="dot" w:pos="9016"/>
        </w:tabs>
        <w:rPr>
          <w:del w:id="580" w:author="Zhong MIng Tan" w:date="2020-10-17T15:01:00Z"/>
          <w:rFonts w:asciiTheme="minorHAnsi" w:hAnsiTheme="minorHAnsi"/>
          <w:noProof/>
          <w:sz w:val="22"/>
          <w:lang w:val="en-US"/>
        </w:rPr>
      </w:pPr>
      <w:del w:id="581" w:author="Zhong MIng Tan" w:date="2020-10-17T15:01:00Z">
        <w:r w:rsidDel="00B04B7C">
          <w:rPr>
            <w:noProof/>
          </w:rPr>
          <w:fldChar w:fldCharType="begin"/>
        </w:r>
        <w:r w:rsidDel="00B04B7C">
          <w:rPr>
            <w:noProof/>
          </w:rPr>
          <w:delInstrText xml:space="preserve"> HYPERLINK \l "_Toc53583166" </w:delInstrText>
        </w:r>
        <w:r w:rsidDel="00B04B7C">
          <w:rPr>
            <w:noProof/>
          </w:rPr>
          <w:fldChar w:fldCharType="separate"/>
        </w:r>
      </w:del>
      <w:ins w:id="582" w:author="Zhong MIng Tan" w:date="2020-10-17T15:01:00Z">
        <w:r w:rsidR="00B04B7C">
          <w:rPr>
            <w:b/>
            <w:bCs/>
            <w:noProof/>
            <w:lang w:val="en-US"/>
          </w:rPr>
          <w:t>Error! Hyperlink reference not valid.</w:t>
        </w:r>
      </w:ins>
      <w:del w:id="583" w:author="Zhong MIng Tan" w:date="2020-10-17T15:01:00Z">
        <w:r w:rsidR="0039553E" w:rsidRPr="002F1FC9" w:rsidDel="00B04B7C">
          <w:rPr>
            <w:rStyle w:val="Hyperlink"/>
            <w:noProof/>
          </w:rPr>
          <w:delText>Figure 3.9  Activity Diagram - Record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_Toc53583166 \h </w:delInstrText>
        </w:r>
        <w:r w:rsidR="0039553E" w:rsidDel="00B04B7C">
          <w:rPr>
            <w:noProof/>
            <w:webHidden/>
          </w:rPr>
        </w:r>
        <w:r w:rsidR="0039553E" w:rsidDel="00B04B7C">
          <w:rPr>
            <w:noProof/>
            <w:webHidden/>
          </w:rPr>
          <w:fldChar w:fldCharType="separate"/>
        </w:r>
        <w:r w:rsidR="0039553E" w:rsidDel="00B04B7C">
          <w:rPr>
            <w:noProof/>
            <w:webHidden/>
          </w:rPr>
          <w:delText>33</w:delText>
        </w:r>
        <w:r w:rsidR="0039553E" w:rsidDel="00B04B7C">
          <w:rPr>
            <w:noProof/>
            <w:webHidden/>
          </w:rPr>
          <w:fldChar w:fldCharType="end"/>
        </w:r>
        <w:r w:rsidDel="00B04B7C">
          <w:rPr>
            <w:noProof/>
          </w:rPr>
          <w:fldChar w:fldCharType="end"/>
        </w:r>
      </w:del>
    </w:p>
    <w:p w14:paraId="5345AEF7" w14:textId="087E544E" w:rsidR="0039553E" w:rsidDel="00B04B7C" w:rsidRDefault="000A382B">
      <w:pPr>
        <w:pStyle w:val="TableofFigures"/>
        <w:tabs>
          <w:tab w:val="right" w:leader="dot" w:pos="9016"/>
        </w:tabs>
        <w:rPr>
          <w:del w:id="584" w:author="Zhong MIng Tan" w:date="2020-10-17T15:01:00Z"/>
          <w:rFonts w:asciiTheme="minorHAnsi" w:hAnsiTheme="minorHAnsi"/>
          <w:noProof/>
          <w:sz w:val="22"/>
          <w:lang w:val="en-US"/>
        </w:rPr>
      </w:pPr>
      <w:del w:id="585" w:author="Zhong MIng Tan" w:date="2020-10-17T15:01:00Z">
        <w:r w:rsidDel="00B04B7C">
          <w:rPr>
            <w:noProof/>
          </w:rPr>
          <w:fldChar w:fldCharType="begin"/>
        </w:r>
        <w:r w:rsidDel="00B04B7C">
          <w:rPr>
            <w:noProof/>
          </w:rPr>
          <w:delInstrText xml:space="preserve"> HYPERLINK \l "_Toc53583167" </w:delInstrText>
        </w:r>
        <w:r w:rsidDel="00B04B7C">
          <w:rPr>
            <w:noProof/>
          </w:rPr>
          <w:fldChar w:fldCharType="separate"/>
        </w:r>
      </w:del>
      <w:ins w:id="586" w:author="Zhong MIng Tan" w:date="2020-10-17T15:01:00Z">
        <w:r w:rsidR="00B04B7C">
          <w:rPr>
            <w:b/>
            <w:bCs/>
            <w:noProof/>
            <w:lang w:val="en-US"/>
          </w:rPr>
          <w:t>Error! Hyperlink reference not valid.</w:t>
        </w:r>
      </w:ins>
      <w:del w:id="587" w:author="Zhong MIng Tan" w:date="2020-10-17T15:01:00Z">
        <w:r w:rsidR="0039553E" w:rsidRPr="002F1FC9" w:rsidDel="00B04B7C">
          <w:rPr>
            <w:rStyle w:val="Hyperlink"/>
            <w:noProof/>
          </w:rPr>
          <w:delText>Figure 3.10 Activity Diagram - Edit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_Toc53583167 \h </w:delInstrText>
        </w:r>
        <w:r w:rsidR="0039553E" w:rsidDel="00B04B7C">
          <w:rPr>
            <w:noProof/>
            <w:webHidden/>
          </w:rPr>
        </w:r>
        <w:r w:rsidR="0039553E" w:rsidDel="00B04B7C">
          <w:rPr>
            <w:noProof/>
            <w:webHidden/>
          </w:rPr>
          <w:fldChar w:fldCharType="separate"/>
        </w:r>
        <w:r w:rsidR="0039553E" w:rsidDel="00B04B7C">
          <w:rPr>
            <w:noProof/>
            <w:webHidden/>
          </w:rPr>
          <w:delText>34</w:delText>
        </w:r>
        <w:r w:rsidR="0039553E" w:rsidDel="00B04B7C">
          <w:rPr>
            <w:noProof/>
            <w:webHidden/>
          </w:rPr>
          <w:fldChar w:fldCharType="end"/>
        </w:r>
        <w:r w:rsidDel="00B04B7C">
          <w:rPr>
            <w:noProof/>
          </w:rPr>
          <w:fldChar w:fldCharType="end"/>
        </w:r>
      </w:del>
    </w:p>
    <w:p w14:paraId="335615E5" w14:textId="2BF9933B" w:rsidR="0039553E" w:rsidDel="00B04B7C" w:rsidRDefault="000A382B">
      <w:pPr>
        <w:pStyle w:val="TableofFigures"/>
        <w:tabs>
          <w:tab w:val="right" w:leader="dot" w:pos="9016"/>
        </w:tabs>
        <w:rPr>
          <w:del w:id="588" w:author="Zhong MIng Tan" w:date="2020-10-17T15:01:00Z"/>
          <w:rFonts w:asciiTheme="minorHAnsi" w:hAnsiTheme="minorHAnsi"/>
          <w:noProof/>
          <w:sz w:val="22"/>
          <w:lang w:val="en-US"/>
        </w:rPr>
      </w:pPr>
      <w:del w:id="589" w:author="Zhong MIng Tan" w:date="2020-10-17T15:01:00Z">
        <w:r w:rsidDel="00B04B7C">
          <w:rPr>
            <w:noProof/>
          </w:rPr>
          <w:fldChar w:fldCharType="begin"/>
        </w:r>
        <w:r w:rsidDel="00B04B7C">
          <w:rPr>
            <w:noProof/>
          </w:rPr>
          <w:delInstrText xml:space="preserve"> HYPERLINK \l "_Toc53583168" </w:delInstrText>
        </w:r>
        <w:r w:rsidDel="00B04B7C">
          <w:rPr>
            <w:noProof/>
          </w:rPr>
          <w:fldChar w:fldCharType="separate"/>
        </w:r>
      </w:del>
      <w:ins w:id="590" w:author="Zhong MIng Tan" w:date="2020-10-17T15:01:00Z">
        <w:r w:rsidR="00B04B7C">
          <w:rPr>
            <w:b/>
            <w:bCs/>
            <w:noProof/>
            <w:lang w:val="en-US"/>
          </w:rPr>
          <w:t>Error! Hyperlink reference not valid.</w:t>
        </w:r>
      </w:ins>
      <w:del w:id="591" w:author="Zhong MIng Tan" w:date="2020-10-17T15:01:00Z">
        <w:r w:rsidR="0039553E" w:rsidRPr="002F1FC9" w:rsidDel="00B04B7C">
          <w:rPr>
            <w:rStyle w:val="Hyperlink"/>
            <w:noProof/>
          </w:rPr>
          <w:delText>Figure 3.11 Activity Diagram - Edit Subtitle</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_Toc53583168 \h </w:delInstrText>
        </w:r>
        <w:r w:rsidR="0039553E" w:rsidDel="00B04B7C">
          <w:rPr>
            <w:noProof/>
            <w:webHidden/>
          </w:rPr>
        </w:r>
        <w:r w:rsidR="0039553E" w:rsidDel="00B04B7C">
          <w:rPr>
            <w:noProof/>
            <w:webHidden/>
          </w:rPr>
          <w:fldChar w:fldCharType="separate"/>
        </w:r>
        <w:r w:rsidR="0039553E" w:rsidDel="00B04B7C">
          <w:rPr>
            <w:noProof/>
            <w:webHidden/>
          </w:rPr>
          <w:delText>35</w:delText>
        </w:r>
        <w:r w:rsidR="0039553E" w:rsidDel="00B04B7C">
          <w:rPr>
            <w:noProof/>
            <w:webHidden/>
          </w:rPr>
          <w:fldChar w:fldCharType="end"/>
        </w:r>
        <w:r w:rsidDel="00B04B7C">
          <w:rPr>
            <w:noProof/>
          </w:rPr>
          <w:fldChar w:fldCharType="end"/>
        </w:r>
      </w:del>
    </w:p>
    <w:p w14:paraId="0892B5B5" w14:textId="1AAC814D" w:rsidR="0039553E" w:rsidDel="00B04B7C" w:rsidRDefault="000A382B">
      <w:pPr>
        <w:pStyle w:val="TableofFigures"/>
        <w:tabs>
          <w:tab w:val="right" w:leader="dot" w:pos="9016"/>
        </w:tabs>
        <w:rPr>
          <w:del w:id="592" w:author="Zhong MIng Tan" w:date="2020-10-17T15:01:00Z"/>
          <w:rFonts w:asciiTheme="minorHAnsi" w:hAnsiTheme="minorHAnsi"/>
          <w:noProof/>
          <w:sz w:val="22"/>
          <w:lang w:val="en-US"/>
        </w:rPr>
      </w:pPr>
      <w:del w:id="593" w:author="Zhong MIng Tan" w:date="2020-10-17T15:01:00Z">
        <w:r w:rsidDel="00B04B7C">
          <w:rPr>
            <w:noProof/>
          </w:rPr>
          <w:fldChar w:fldCharType="begin"/>
        </w:r>
        <w:r w:rsidDel="00B04B7C">
          <w:rPr>
            <w:noProof/>
          </w:rPr>
          <w:delInstrText xml:space="preserve"> HYPERLINK \l "_Toc53583169" </w:delInstrText>
        </w:r>
        <w:r w:rsidDel="00B04B7C">
          <w:rPr>
            <w:noProof/>
          </w:rPr>
          <w:fldChar w:fldCharType="separate"/>
        </w:r>
      </w:del>
      <w:ins w:id="594" w:author="Zhong MIng Tan" w:date="2020-10-17T15:01:00Z">
        <w:r w:rsidR="00B04B7C">
          <w:rPr>
            <w:b/>
            <w:bCs/>
            <w:noProof/>
            <w:lang w:val="en-US"/>
          </w:rPr>
          <w:t>Error! Hyperlink reference not valid.</w:t>
        </w:r>
      </w:ins>
      <w:del w:id="595" w:author="Zhong MIng Tan" w:date="2020-10-17T15:01:00Z">
        <w:r w:rsidR="0039553E" w:rsidRPr="002F1FC9" w:rsidDel="00B04B7C">
          <w:rPr>
            <w:rStyle w:val="Hyperlink"/>
            <w:noProof/>
          </w:rPr>
          <w:delText>Figure 3.12 Class Diagram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_Toc53583169 \h </w:delInstrText>
        </w:r>
        <w:r w:rsidR="0039553E" w:rsidDel="00B04B7C">
          <w:rPr>
            <w:noProof/>
            <w:webHidden/>
          </w:rPr>
        </w:r>
        <w:r w:rsidR="0039553E" w:rsidDel="00B04B7C">
          <w:rPr>
            <w:noProof/>
            <w:webHidden/>
          </w:rPr>
          <w:fldChar w:fldCharType="separate"/>
        </w:r>
        <w:r w:rsidR="0039553E" w:rsidDel="00B04B7C">
          <w:rPr>
            <w:noProof/>
            <w:webHidden/>
          </w:rPr>
          <w:delText>36</w:delText>
        </w:r>
        <w:r w:rsidR="0039553E" w:rsidDel="00B04B7C">
          <w:rPr>
            <w:noProof/>
            <w:webHidden/>
          </w:rPr>
          <w:fldChar w:fldCharType="end"/>
        </w:r>
        <w:r w:rsidDel="00B04B7C">
          <w:rPr>
            <w:noProof/>
          </w:rPr>
          <w:fldChar w:fldCharType="end"/>
        </w:r>
      </w:del>
    </w:p>
    <w:p w14:paraId="7F51871D" w14:textId="198B69BA" w:rsidR="0039553E" w:rsidDel="00B04B7C" w:rsidRDefault="000A382B">
      <w:pPr>
        <w:pStyle w:val="TableofFigures"/>
        <w:tabs>
          <w:tab w:val="right" w:leader="dot" w:pos="9016"/>
        </w:tabs>
        <w:rPr>
          <w:del w:id="596" w:author="Zhong MIng Tan" w:date="2020-10-17T15:01:00Z"/>
          <w:rFonts w:asciiTheme="minorHAnsi" w:hAnsiTheme="minorHAnsi"/>
          <w:noProof/>
          <w:sz w:val="22"/>
          <w:lang w:val="en-US"/>
        </w:rPr>
      </w:pPr>
      <w:del w:id="597" w:author="Zhong MIng Tan" w:date="2020-10-17T15:01:00Z">
        <w:r w:rsidDel="00B04B7C">
          <w:rPr>
            <w:noProof/>
          </w:rPr>
          <w:fldChar w:fldCharType="begin"/>
        </w:r>
        <w:r w:rsidDel="00B04B7C">
          <w:rPr>
            <w:noProof/>
          </w:rPr>
          <w:delInstrText xml:space="preserve"> HYPERLINK \l "_Toc53583170" </w:delInstrText>
        </w:r>
        <w:r w:rsidDel="00B04B7C">
          <w:rPr>
            <w:noProof/>
          </w:rPr>
          <w:fldChar w:fldCharType="separate"/>
        </w:r>
      </w:del>
      <w:ins w:id="598" w:author="Zhong MIng Tan" w:date="2020-10-17T15:01:00Z">
        <w:r w:rsidR="00B04B7C">
          <w:rPr>
            <w:b/>
            <w:bCs/>
            <w:noProof/>
            <w:lang w:val="en-US"/>
          </w:rPr>
          <w:t>Error! Hyperlink reference not valid.</w:t>
        </w:r>
      </w:ins>
      <w:del w:id="599" w:author="Zhong MIng Tan" w:date="2020-10-17T15:01:00Z">
        <w:r w:rsidR="0039553E" w:rsidRPr="002F1FC9" w:rsidDel="00B04B7C">
          <w:rPr>
            <w:rStyle w:val="Hyperlink"/>
            <w:noProof/>
          </w:rPr>
          <w:delText>Figure 3.13 Sequence Diagram - Record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_Toc53583170 \h </w:delInstrText>
        </w:r>
        <w:r w:rsidR="0039553E" w:rsidDel="00B04B7C">
          <w:rPr>
            <w:noProof/>
            <w:webHidden/>
          </w:rPr>
        </w:r>
        <w:r w:rsidR="0039553E" w:rsidDel="00B04B7C">
          <w:rPr>
            <w:noProof/>
            <w:webHidden/>
          </w:rPr>
          <w:fldChar w:fldCharType="separate"/>
        </w:r>
        <w:r w:rsidR="0039553E" w:rsidDel="00B04B7C">
          <w:rPr>
            <w:noProof/>
            <w:webHidden/>
          </w:rPr>
          <w:delText>37</w:delText>
        </w:r>
        <w:r w:rsidR="0039553E" w:rsidDel="00B04B7C">
          <w:rPr>
            <w:noProof/>
            <w:webHidden/>
          </w:rPr>
          <w:fldChar w:fldCharType="end"/>
        </w:r>
        <w:r w:rsidDel="00B04B7C">
          <w:rPr>
            <w:noProof/>
          </w:rPr>
          <w:fldChar w:fldCharType="end"/>
        </w:r>
      </w:del>
    </w:p>
    <w:p w14:paraId="75B963BC" w14:textId="504239E9" w:rsidR="0039553E" w:rsidDel="00B04B7C" w:rsidRDefault="000A382B">
      <w:pPr>
        <w:pStyle w:val="TableofFigures"/>
        <w:tabs>
          <w:tab w:val="right" w:leader="dot" w:pos="9016"/>
        </w:tabs>
        <w:rPr>
          <w:del w:id="600" w:author="Zhong MIng Tan" w:date="2020-10-17T15:01:00Z"/>
          <w:rFonts w:asciiTheme="minorHAnsi" w:hAnsiTheme="minorHAnsi"/>
          <w:noProof/>
          <w:sz w:val="22"/>
          <w:lang w:val="en-US"/>
        </w:rPr>
      </w:pPr>
      <w:del w:id="601" w:author="Zhong MIng Tan" w:date="2020-10-17T15:01:00Z">
        <w:r w:rsidDel="00B04B7C">
          <w:rPr>
            <w:noProof/>
          </w:rPr>
          <w:fldChar w:fldCharType="begin"/>
        </w:r>
        <w:r w:rsidDel="00B04B7C">
          <w:rPr>
            <w:noProof/>
          </w:rPr>
          <w:delInstrText xml:space="preserve"> HYPERLINK \l "_Toc53583171" </w:delInstrText>
        </w:r>
        <w:r w:rsidDel="00B04B7C">
          <w:rPr>
            <w:noProof/>
          </w:rPr>
          <w:fldChar w:fldCharType="separate"/>
        </w:r>
      </w:del>
      <w:ins w:id="602" w:author="Zhong MIng Tan" w:date="2020-10-17T15:01:00Z">
        <w:r w:rsidR="00B04B7C">
          <w:rPr>
            <w:b/>
            <w:bCs/>
            <w:noProof/>
            <w:lang w:val="en-US"/>
          </w:rPr>
          <w:t>Error! Hyperlink reference not valid.</w:t>
        </w:r>
      </w:ins>
      <w:del w:id="603" w:author="Zhong MIng Tan" w:date="2020-10-17T15:01:00Z">
        <w:r w:rsidR="0039553E" w:rsidRPr="002F1FC9" w:rsidDel="00B04B7C">
          <w:rPr>
            <w:rStyle w:val="Hyperlink"/>
            <w:noProof/>
          </w:rPr>
          <w:delText>Figure 3.14 Sequence Diagram - Edit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_Toc53583171 \h </w:delInstrText>
        </w:r>
        <w:r w:rsidR="0039553E" w:rsidDel="00B04B7C">
          <w:rPr>
            <w:noProof/>
            <w:webHidden/>
          </w:rPr>
        </w:r>
        <w:r w:rsidR="0039553E" w:rsidDel="00B04B7C">
          <w:rPr>
            <w:noProof/>
            <w:webHidden/>
          </w:rPr>
          <w:fldChar w:fldCharType="separate"/>
        </w:r>
        <w:r w:rsidR="0039553E" w:rsidDel="00B04B7C">
          <w:rPr>
            <w:noProof/>
            <w:webHidden/>
          </w:rPr>
          <w:delText>39</w:delText>
        </w:r>
        <w:r w:rsidR="0039553E" w:rsidDel="00B04B7C">
          <w:rPr>
            <w:noProof/>
            <w:webHidden/>
          </w:rPr>
          <w:fldChar w:fldCharType="end"/>
        </w:r>
        <w:r w:rsidDel="00B04B7C">
          <w:rPr>
            <w:noProof/>
          </w:rPr>
          <w:fldChar w:fldCharType="end"/>
        </w:r>
      </w:del>
    </w:p>
    <w:p w14:paraId="64341B68" w14:textId="02DBCDC1" w:rsidR="0039553E" w:rsidDel="00B04B7C" w:rsidRDefault="000A382B">
      <w:pPr>
        <w:pStyle w:val="TableofFigures"/>
        <w:tabs>
          <w:tab w:val="right" w:leader="dot" w:pos="9016"/>
        </w:tabs>
        <w:rPr>
          <w:del w:id="604" w:author="Zhong MIng Tan" w:date="2020-10-17T15:01:00Z"/>
          <w:rFonts w:asciiTheme="minorHAnsi" w:hAnsiTheme="minorHAnsi"/>
          <w:noProof/>
          <w:sz w:val="22"/>
          <w:lang w:val="en-US"/>
        </w:rPr>
      </w:pPr>
      <w:del w:id="605" w:author="Zhong MIng Tan" w:date="2020-10-17T15:01:00Z">
        <w:r w:rsidDel="00B04B7C">
          <w:rPr>
            <w:noProof/>
          </w:rPr>
          <w:fldChar w:fldCharType="begin"/>
        </w:r>
        <w:r w:rsidDel="00B04B7C">
          <w:rPr>
            <w:noProof/>
          </w:rPr>
          <w:delInstrText xml:space="preserve"> HYPERLINK \l "_Toc53583172" </w:delInstrText>
        </w:r>
        <w:r w:rsidDel="00B04B7C">
          <w:rPr>
            <w:noProof/>
          </w:rPr>
          <w:fldChar w:fldCharType="separate"/>
        </w:r>
      </w:del>
      <w:ins w:id="606" w:author="Zhong MIng Tan" w:date="2020-10-17T15:01:00Z">
        <w:r w:rsidR="00B04B7C">
          <w:rPr>
            <w:b/>
            <w:bCs/>
            <w:noProof/>
            <w:lang w:val="en-US"/>
          </w:rPr>
          <w:t>Error! Hyperlink reference not valid.</w:t>
        </w:r>
      </w:ins>
      <w:del w:id="607" w:author="Zhong MIng Tan" w:date="2020-10-17T15:01:00Z">
        <w:r w:rsidR="0039553E" w:rsidRPr="002F1FC9" w:rsidDel="00B04B7C">
          <w:rPr>
            <w:rStyle w:val="Hyperlink"/>
            <w:noProof/>
          </w:rPr>
          <w:delText>Figure 3.15 Sequence Diagram - Edit Subtitle</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_Toc53583172 \h </w:delInstrText>
        </w:r>
        <w:r w:rsidR="0039553E" w:rsidDel="00B04B7C">
          <w:rPr>
            <w:noProof/>
            <w:webHidden/>
          </w:rPr>
        </w:r>
        <w:r w:rsidR="0039553E" w:rsidDel="00B04B7C">
          <w:rPr>
            <w:noProof/>
            <w:webHidden/>
          </w:rPr>
          <w:fldChar w:fldCharType="separate"/>
        </w:r>
        <w:r w:rsidR="0039553E" w:rsidDel="00B04B7C">
          <w:rPr>
            <w:noProof/>
            <w:webHidden/>
          </w:rPr>
          <w:delText>39</w:delText>
        </w:r>
        <w:r w:rsidR="0039553E" w:rsidDel="00B04B7C">
          <w:rPr>
            <w:noProof/>
            <w:webHidden/>
          </w:rPr>
          <w:fldChar w:fldCharType="end"/>
        </w:r>
        <w:r w:rsidDel="00B04B7C">
          <w:rPr>
            <w:noProof/>
          </w:rPr>
          <w:fldChar w:fldCharType="end"/>
        </w:r>
      </w:del>
    </w:p>
    <w:p w14:paraId="3E0C4537" w14:textId="210250ED" w:rsidR="0039553E" w:rsidDel="00B04B7C" w:rsidRDefault="000A382B">
      <w:pPr>
        <w:pStyle w:val="TableofFigures"/>
        <w:tabs>
          <w:tab w:val="right" w:leader="dot" w:pos="9016"/>
        </w:tabs>
        <w:rPr>
          <w:del w:id="608" w:author="Zhong MIng Tan" w:date="2020-10-17T15:01:00Z"/>
          <w:rFonts w:asciiTheme="minorHAnsi" w:hAnsiTheme="minorHAnsi"/>
          <w:noProof/>
          <w:sz w:val="22"/>
          <w:lang w:val="en-US"/>
        </w:rPr>
      </w:pPr>
      <w:del w:id="609" w:author="Zhong MIng Tan" w:date="2020-10-17T15:01:00Z">
        <w:r w:rsidDel="00B04B7C">
          <w:rPr>
            <w:noProof/>
          </w:rPr>
          <w:fldChar w:fldCharType="begin"/>
        </w:r>
        <w:r w:rsidDel="00B04B7C">
          <w:rPr>
            <w:noProof/>
          </w:rPr>
          <w:delInstrText xml:space="preserve"> HYPERLINK \l "_Toc53583173" </w:delInstrText>
        </w:r>
        <w:r w:rsidDel="00B04B7C">
          <w:rPr>
            <w:noProof/>
          </w:rPr>
          <w:fldChar w:fldCharType="separate"/>
        </w:r>
      </w:del>
      <w:ins w:id="610" w:author="Zhong MIng Tan" w:date="2020-10-17T15:01:00Z">
        <w:r w:rsidR="00B04B7C">
          <w:rPr>
            <w:b/>
            <w:bCs/>
            <w:noProof/>
            <w:lang w:val="en-US"/>
          </w:rPr>
          <w:t>Error! Hyperlink reference not valid.</w:t>
        </w:r>
      </w:ins>
      <w:del w:id="611" w:author="Zhong MIng Tan" w:date="2020-10-17T15:01:00Z">
        <w:r w:rsidR="0039553E" w:rsidRPr="002F1FC9" w:rsidDel="00B04B7C">
          <w:rPr>
            <w:rStyle w:val="Hyperlink"/>
            <w:noProof/>
          </w:rPr>
          <w:delText>Figure 3.16 State Diagram - Record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_Toc53583173 \h </w:delInstrText>
        </w:r>
        <w:r w:rsidR="0039553E" w:rsidDel="00B04B7C">
          <w:rPr>
            <w:noProof/>
            <w:webHidden/>
          </w:rPr>
        </w:r>
        <w:r w:rsidR="0039553E" w:rsidDel="00B04B7C">
          <w:rPr>
            <w:noProof/>
            <w:webHidden/>
          </w:rPr>
          <w:fldChar w:fldCharType="separate"/>
        </w:r>
        <w:r w:rsidR="0039553E" w:rsidDel="00B04B7C">
          <w:rPr>
            <w:noProof/>
            <w:webHidden/>
          </w:rPr>
          <w:delText>40</w:delText>
        </w:r>
        <w:r w:rsidR="0039553E" w:rsidDel="00B04B7C">
          <w:rPr>
            <w:noProof/>
            <w:webHidden/>
          </w:rPr>
          <w:fldChar w:fldCharType="end"/>
        </w:r>
        <w:r w:rsidDel="00B04B7C">
          <w:rPr>
            <w:noProof/>
          </w:rPr>
          <w:fldChar w:fldCharType="end"/>
        </w:r>
      </w:del>
    </w:p>
    <w:p w14:paraId="77C8200D" w14:textId="75862EFE" w:rsidR="0039553E" w:rsidDel="00B04B7C" w:rsidRDefault="000A382B">
      <w:pPr>
        <w:pStyle w:val="TableofFigures"/>
        <w:tabs>
          <w:tab w:val="right" w:leader="dot" w:pos="9016"/>
        </w:tabs>
        <w:rPr>
          <w:del w:id="612" w:author="Zhong MIng Tan" w:date="2020-10-17T15:01:00Z"/>
          <w:rFonts w:asciiTheme="minorHAnsi" w:hAnsiTheme="minorHAnsi"/>
          <w:noProof/>
          <w:sz w:val="22"/>
          <w:lang w:val="en-US"/>
        </w:rPr>
      </w:pPr>
      <w:del w:id="613" w:author="Zhong MIng Tan" w:date="2020-10-17T15:01:00Z">
        <w:r w:rsidDel="00B04B7C">
          <w:rPr>
            <w:noProof/>
          </w:rPr>
          <w:fldChar w:fldCharType="begin"/>
        </w:r>
        <w:r w:rsidDel="00B04B7C">
          <w:rPr>
            <w:noProof/>
          </w:rPr>
          <w:delInstrText xml:space="preserve"> HYPERLINK \l "_Toc53583174" </w:delInstrText>
        </w:r>
        <w:r w:rsidDel="00B04B7C">
          <w:rPr>
            <w:noProof/>
          </w:rPr>
          <w:fldChar w:fldCharType="separate"/>
        </w:r>
      </w:del>
      <w:ins w:id="614" w:author="Zhong MIng Tan" w:date="2020-10-17T15:01:00Z">
        <w:r w:rsidR="00B04B7C">
          <w:rPr>
            <w:b/>
            <w:bCs/>
            <w:noProof/>
            <w:lang w:val="en-US"/>
          </w:rPr>
          <w:t>Error! Hyperlink reference not valid.</w:t>
        </w:r>
      </w:ins>
      <w:del w:id="615" w:author="Zhong MIng Tan" w:date="2020-10-17T15:01:00Z">
        <w:r w:rsidR="0039553E" w:rsidRPr="002F1FC9" w:rsidDel="00B04B7C">
          <w:rPr>
            <w:rStyle w:val="Hyperlink"/>
            <w:noProof/>
          </w:rPr>
          <w:delText>Figure 3.17 State Diagram - Edit Video</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_Toc53583174 \h </w:delInstrText>
        </w:r>
        <w:r w:rsidR="0039553E" w:rsidDel="00B04B7C">
          <w:rPr>
            <w:noProof/>
            <w:webHidden/>
          </w:rPr>
        </w:r>
        <w:r w:rsidR="0039553E" w:rsidDel="00B04B7C">
          <w:rPr>
            <w:noProof/>
            <w:webHidden/>
          </w:rPr>
          <w:fldChar w:fldCharType="separate"/>
        </w:r>
        <w:r w:rsidR="0039553E" w:rsidDel="00B04B7C">
          <w:rPr>
            <w:noProof/>
            <w:webHidden/>
          </w:rPr>
          <w:delText>41</w:delText>
        </w:r>
        <w:r w:rsidR="0039553E" w:rsidDel="00B04B7C">
          <w:rPr>
            <w:noProof/>
            <w:webHidden/>
          </w:rPr>
          <w:fldChar w:fldCharType="end"/>
        </w:r>
        <w:r w:rsidDel="00B04B7C">
          <w:rPr>
            <w:noProof/>
          </w:rPr>
          <w:fldChar w:fldCharType="end"/>
        </w:r>
      </w:del>
    </w:p>
    <w:p w14:paraId="53828117" w14:textId="365F6A78" w:rsidR="0039553E" w:rsidDel="00B04B7C" w:rsidRDefault="000A382B">
      <w:pPr>
        <w:pStyle w:val="TableofFigures"/>
        <w:tabs>
          <w:tab w:val="right" w:leader="dot" w:pos="9016"/>
        </w:tabs>
        <w:rPr>
          <w:del w:id="616" w:author="Zhong MIng Tan" w:date="2020-10-17T15:01:00Z"/>
          <w:rFonts w:asciiTheme="minorHAnsi" w:hAnsiTheme="minorHAnsi"/>
          <w:noProof/>
          <w:sz w:val="22"/>
          <w:lang w:val="en-US"/>
        </w:rPr>
      </w:pPr>
      <w:del w:id="617" w:author="Zhong MIng Tan" w:date="2020-10-17T15:01:00Z">
        <w:r w:rsidDel="00B04B7C">
          <w:rPr>
            <w:noProof/>
          </w:rPr>
          <w:fldChar w:fldCharType="begin"/>
        </w:r>
        <w:r w:rsidDel="00B04B7C">
          <w:rPr>
            <w:noProof/>
          </w:rPr>
          <w:delInstrText xml:space="preserve"> HYPERLINK \l "_Toc53583175" </w:delInstrText>
        </w:r>
        <w:r w:rsidDel="00B04B7C">
          <w:rPr>
            <w:noProof/>
          </w:rPr>
          <w:fldChar w:fldCharType="separate"/>
        </w:r>
      </w:del>
      <w:ins w:id="618" w:author="Zhong MIng Tan" w:date="2020-10-17T15:01:00Z">
        <w:r w:rsidR="00B04B7C">
          <w:rPr>
            <w:b/>
            <w:bCs/>
            <w:noProof/>
            <w:lang w:val="en-US"/>
          </w:rPr>
          <w:t>Error! Hyperlink reference not valid.</w:t>
        </w:r>
      </w:ins>
      <w:del w:id="619" w:author="Zhong MIng Tan" w:date="2020-10-17T15:01:00Z">
        <w:r w:rsidR="0039553E" w:rsidRPr="002F1FC9" w:rsidDel="00B04B7C">
          <w:rPr>
            <w:rStyle w:val="Hyperlink"/>
            <w:noProof/>
          </w:rPr>
          <w:delText>Figure 3.18 State Diagram - Edit Subtitle</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_Toc53583175 \h </w:delInstrText>
        </w:r>
        <w:r w:rsidR="0039553E" w:rsidDel="00B04B7C">
          <w:rPr>
            <w:noProof/>
            <w:webHidden/>
          </w:rPr>
        </w:r>
        <w:r w:rsidR="0039553E" w:rsidDel="00B04B7C">
          <w:rPr>
            <w:noProof/>
            <w:webHidden/>
          </w:rPr>
          <w:fldChar w:fldCharType="separate"/>
        </w:r>
        <w:r w:rsidR="0039553E" w:rsidDel="00B04B7C">
          <w:rPr>
            <w:noProof/>
            <w:webHidden/>
          </w:rPr>
          <w:delText>42</w:delText>
        </w:r>
        <w:r w:rsidR="0039553E" w:rsidDel="00B04B7C">
          <w:rPr>
            <w:noProof/>
            <w:webHidden/>
          </w:rPr>
          <w:fldChar w:fldCharType="end"/>
        </w:r>
        <w:r w:rsidDel="00B04B7C">
          <w:rPr>
            <w:noProof/>
          </w:rPr>
          <w:fldChar w:fldCharType="end"/>
        </w:r>
      </w:del>
    </w:p>
    <w:p w14:paraId="509F3EA0" w14:textId="3FA27FF0" w:rsidR="0039553E" w:rsidDel="00B04B7C" w:rsidRDefault="000A382B">
      <w:pPr>
        <w:pStyle w:val="TableofFigures"/>
        <w:tabs>
          <w:tab w:val="right" w:leader="dot" w:pos="9016"/>
        </w:tabs>
        <w:rPr>
          <w:del w:id="620" w:author="Zhong MIng Tan" w:date="2020-10-17T15:01:00Z"/>
          <w:rFonts w:asciiTheme="minorHAnsi" w:hAnsiTheme="minorHAnsi"/>
          <w:noProof/>
          <w:sz w:val="22"/>
          <w:lang w:val="en-US"/>
        </w:rPr>
      </w:pPr>
      <w:del w:id="621" w:author="Zhong MIng Tan" w:date="2020-10-17T15:01:00Z">
        <w:r w:rsidDel="00B04B7C">
          <w:rPr>
            <w:noProof/>
          </w:rPr>
          <w:fldChar w:fldCharType="begin"/>
        </w:r>
        <w:r w:rsidDel="00B04B7C">
          <w:rPr>
            <w:noProof/>
          </w:rPr>
          <w:delInstrText xml:space="preserve"> HYPERLINK \l "_Toc53583176" </w:delInstrText>
        </w:r>
        <w:r w:rsidDel="00B04B7C">
          <w:rPr>
            <w:noProof/>
          </w:rPr>
          <w:fldChar w:fldCharType="separate"/>
        </w:r>
      </w:del>
      <w:ins w:id="622" w:author="Zhong MIng Tan" w:date="2020-10-17T15:01:00Z">
        <w:r w:rsidR="00B04B7C">
          <w:rPr>
            <w:b/>
            <w:bCs/>
            <w:noProof/>
            <w:lang w:val="en-US"/>
          </w:rPr>
          <w:t>Error! Hyperlink reference not valid.</w:t>
        </w:r>
      </w:ins>
      <w:del w:id="623" w:author="Zhong MIng Tan" w:date="2020-10-17T15:01:00Z">
        <w:r w:rsidR="0039553E" w:rsidRPr="002F1FC9" w:rsidDel="00B04B7C">
          <w:rPr>
            <w:rStyle w:val="Hyperlink"/>
            <w:noProof/>
          </w:rPr>
          <w:delText>Figure 3.19 Package Diagram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_Toc53583176 \h </w:delInstrText>
        </w:r>
        <w:r w:rsidR="0039553E" w:rsidDel="00B04B7C">
          <w:rPr>
            <w:noProof/>
            <w:webHidden/>
          </w:rPr>
        </w:r>
        <w:r w:rsidR="0039553E" w:rsidDel="00B04B7C">
          <w:rPr>
            <w:noProof/>
            <w:webHidden/>
          </w:rPr>
          <w:fldChar w:fldCharType="separate"/>
        </w:r>
        <w:r w:rsidR="0039553E" w:rsidDel="00B04B7C">
          <w:rPr>
            <w:noProof/>
            <w:webHidden/>
          </w:rPr>
          <w:delText>43</w:delText>
        </w:r>
        <w:r w:rsidR="0039553E" w:rsidDel="00B04B7C">
          <w:rPr>
            <w:noProof/>
            <w:webHidden/>
          </w:rPr>
          <w:fldChar w:fldCharType="end"/>
        </w:r>
        <w:r w:rsidDel="00B04B7C">
          <w:rPr>
            <w:noProof/>
          </w:rPr>
          <w:fldChar w:fldCharType="end"/>
        </w:r>
      </w:del>
    </w:p>
    <w:p w14:paraId="08324FDA" w14:textId="6A819E34" w:rsidR="0039553E" w:rsidDel="00B04B7C" w:rsidRDefault="000A382B">
      <w:pPr>
        <w:pStyle w:val="TableofFigures"/>
        <w:tabs>
          <w:tab w:val="right" w:leader="dot" w:pos="9016"/>
        </w:tabs>
        <w:rPr>
          <w:del w:id="624" w:author="Zhong MIng Tan" w:date="2020-10-17T15:01:00Z"/>
          <w:rFonts w:asciiTheme="minorHAnsi" w:hAnsiTheme="minorHAnsi"/>
          <w:noProof/>
          <w:sz w:val="22"/>
          <w:lang w:val="en-US"/>
        </w:rPr>
      </w:pPr>
      <w:del w:id="625" w:author="Zhong MIng Tan" w:date="2020-10-17T15:01:00Z">
        <w:r w:rsidDel="00B04B7C">
          <w:rPr>
            <w:noProof/>
          </w:rPr>
          <w:fldChar w:fldCharType="begin"/>
        </w:r>
        <w:r w:rsidDel="00B04B7C">
          <w:rPr>
            <w:noProof/>
          </w:rPr>
          <w:delInstrText xml:space="preserve"> HYPERLINK \l "_Toc53583177" </w:delInstrText>
        </w:r>
        <w:r w:rsidDel="00B04B7C">
          <w:rPr>
            <w:noProof/>
          </w:rPr>
          <w:fldChar w:fldCharType="separate"/>
        </w:r>
      </w:del>
      <w:ins w:id="626" w:author="Zhong MIng Tan" w:date="2020-10-17T15:01:00Z">
        <w:r w:rsidR="00B04B7C">
          <w:rPr>
            <w:b/>
            <w:bCs/>
            <w:noProof/>
            <w:lang w:val="en-US"/>
          </w:rPr>
          <w:t>Error! Hyperlink reference not valid.</w:t>
        </w:r>
      </w:ins>
      <w:del w:id="627" w:author="Zhong MIng Tan" w:date="2020-10-17T15:01:00Z">
        <w:r w:rsidR="0039553E" w:rsidRPr="002F1FC9" w:rsidDel="00B04B7C">
          <w:rPr>
            <w:rStyle w:val="Hyperlink"/>
            <w:noProof/>
          </w:rPr>
          <w:delText>Figure 3.20 Deployment Diagram</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_Toc53583177 \h </w:delInstrText>
        </w:r>
        <w:r w:rsidR="0039553E" w:rsidDel="00B04B7C">
          <w:rPr>
            <w:noProof/>
            <w:webHidden/>
          </w:rPr>
        </w:r>
        <w:r w:rsidR="0039553E" w:rsidDel="00B04B7C">
          <w:rPr>
            <w:noProof/>
            <w:webHidden/>
          </w:rPr>
          <w:fldChar w:fldCharType="separate"/>
        </w:r>
        <w:r w:rsidR="0039553E" w:rsidDel="00B04B7C">
          <w:rPr>
            <w:noProof/>
            <w:webHidden/>
          </w:rPr>
          <w:delText>44</w:delText>
        </w:r>
        <w:r w:rsidR="0039553E" w:rsidDel="00B04B7C">
          <w:rPr>
            <w:noProof/>
            <w:webHidden/>
          </w:rPr>
          <w:fldChar w:fldCharType="end"/>
        </w:r>
        <w:r w:rsidDel="00B04B7C">
          <w:rPr>
            <w:noProof/>
          </w:rPr>
          <w:fldChar w:fldCharType="end"/>
        </w:r>
      </w:del>
    </w:p>
    <w:p w14:paraId="0D2E1BDD" w14:textId="39342E06" w:rsidR="0039553E" w:rsidDel="00B04B7C" w:rsidRDefault="000A382B">
      <w:pPr>
        <w:pStyle w:val="TableofFigures"/>
        <w:tabs>
          <w:tab w:val="right" w:leader="dot" w:pos="9016"/>
        </w:tabs>
        <w:rPr>
          <w:del w:id="628" w:author="Zhong MIng Tan" w:date="2020-10-17T15:01:00Z"/>
          <w:rFonts w:asciiTheme="minorHAnsi" w:hAnsiTheme="minorHAnsi"/>
          <w:noProof/>
          <w:sz w:val="22"/>
          <w:lang w:val="en-US"/>
        </w:rPr>
      </w:pPr>
      <w:del w:id="629" w:author="Zhong MIng Tan" w:date="2020-10-17T15:01:00Z">
        <w:r w:rsidDel="00B04B7C">
          <w:rPr>
            <w:noProof/>
          </w:rPr>
          <w:fldChar w:fldCharType="begin"/>
        </w:r>
        <w:r w:rsidDel="00B04B7C">
          <w:rPr>
            <w:noProof/>
          </w:rPr>
          <w:delInstrText xml:space="preserve"> HYPERLINK \l "_Toc53583178" </w:delInstrText>
        </w:r>
        <w:r w:rsidDel="00B04B7C">
          <w:rPr>
            <w:noProof/>
          </w:rPr>
          <w:fldChar w:fldCharType="separate"/>
        </w:r>
      </w:del>
      <w:ins w:id="630" w:author="Zhong MIng Tan" w:date="2020-10-17T15:01:00Z">
        <w:r w:rsidR="00B04B7C">
          <w:rPr>
            <w:b/>
            <w:bCs/>
            <w:noProof/>
            <w:lang w:val="en-US"/>
          </w:rPr>
          <w:t>Error! Hyperlink reference not valid.</w:t>
        </w:r>
      </w:ins>
      <w:del w:id="631" w:author="Zhong MIng Tan" w:date="2020-10-17T15:01:00Z">
        <w:r w:rsidR="0039553E" w:rsidRPr="002F1FC9" w:rsidDel="00B04B7C">
          <w:rPr>
            <w:rStyle w:val="Hyperlink"/>
            <w:noProof/>
          </w:rPr>
          <w:delText>Figure 3.21 UI - Home Screen</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_Toc53583178 \h </w:delInstrText>
        </w:r>
        <w:r w:rsidR="0039553E" w:rsidDel="00B04B7C">
          <w:rPr>
            <w:noProof/>
            <w:webHidden/>
          </w:rPr>
        </w:r>
        <w:r w:rsidR="0039553E" w:rsidDel="00B04B7C">
          <w:rPr>
            <w:noProof/>
            <w:webHidden/>
          </w:rPr>
          <w:fldChar w:fldCharType="separate"/>
        </w:r>
        <w:r w:rsidR="0039553E" w:rsidDel="00B04B7C">
          <w:rPr>
            <w:noProof/>
            <w:webHidden/>
          </w:rPr>
          <w:delText>45</w:delText>
        </w:r>
        <w:r w:rsidR="0039553E" w:rsidDel="00B04B7C">
          <w:rPr>
            <w:noProof/>
            <w:webHidden/>
          </w:rPr>
          <w:fldChar w:fldCharType="end"/>
        </w:r>
        <w:r w:rsidDel="00B04B7C">
          <w:rPr>
            <w:noProof/>
          </w:rPr>
          <w:fldChar w:fldCharType="end"/>
        </w:r>
      </w:del>
    </w:p>
    <w:p w14:paraId="3CEFB392" w14:textId="3A411D96" w:rsidR="0039553E" w:rsidDel="00B04B7C" w:rsidRDefault="000A382B">
      <w:pPr>
        <w:pStyle w:val="TableofFigures"/>
        <w:tabs>
          <w:tab w:val="right" w:leader="dot" w:pos="9016"/>
        </w:tabs>
        <w:rPr>
          <w:del w:id="632" w:author="Zhong MIng Tan" w:date="2020-10-17T15:01:00Z"/>
          <w:rFonts w:asciiTheme="minorHAnsi" w:hAnsiTheme="minorHAnsi"/>
          <w:noProof/>
          <w:sz w:val="22"/>
          <w:lang w:val="en-US"/>
        </w:rPr>
      </w:pPr>
      <w:del w:id="633" w:author="Zhong MIng Tan" w:date="2020-10-17T15:01:00Z">
        <w:r w:rsidDel="00B04B7C">
          <w:rPr>
            <w:noProof/>
          </w:rPr>
          <w:fldChar w:fldCharType="begin"/>
        </w:r>
        <w:r w:rsidDel="00B04B7C">
          <w:rPr>
            <w:noProof/>
          </w:rPr>
          <w:delInstrText xml:space="preserve"> HYPERLINK \l "_Toc53583179" </w:delInstrText>
        </w:r>
        <w:r w:rsidDel="00B04B7C">
          <w:rPr>
            <w:noProof/>
          </w:rPr>
          <w:fldChar w:fldCharType="separate"/>
        </w:r>
      </w:del>
      <w:ins w:id="634" w:author="Zhong MIng Tan" w:date="2020-10-17T15:01:00Z">
        <w:r w:rsidR="00B04B7C">
          <w:rPr>
            <w:b/>
            <w:bCs/>
            <w:noProof/>
            <w:lang w:val="en-US"/>
          </w:rPr>
          <w:t>Error! Hyperlink reference not valid.</w:t>
        </w:r>
      </w:ins>
      <w:del w:id="635" w:author="Zhong MIng Tan" w:date="2020-10-17T15:01:00Z">
        <w:r w:rsidR="0039553E" w:rsidRPr="002F1FC9" w:rsidDel="00B04B7C">
          <w:rPr>
            <w:rStyle w:val="Hyperlink"/>
            <w:noProof/>
          </w:rPr>
          <w:delText>Figure 3.22 UI - Import Screen</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_Toc53583179 \h </w:delInstrText>
        </w:r>
        <w:r w:rsidR="0039553E" w:rsidDel="00B04B7C">
          <w:rPr>
            <w:noProof/>
            <w:webHidden/>
          </w:rPr>
        </w:r>
        <w:r w:rsidR="0039553E" w:rsidDel="00B04B7C">
          <w:rPr>
            <w:noProof/>
            <w:webHidden/>
          </w:rPr>
          <w:fldChar w:fldCharType="separate"/>
        </w:r>
        <w:r w:rsidR="0039553E" w:rsidDel="00B04B7C">
          <w:rPr>
            <w:noProof/>
            <w:webHidden/>
          </w:rPr>
          <w:delText>45</w:delText>
        </w:r>
        <w:r w:rsidR="0039553E" w:rsidDel="00B04B7C">
          <w:rPr>
            <w:noProof/>
            <w:webHidden/>
          </w:rPr>
          <w:fldChar w:fldCharType="end"/>
        </w:r>
        <w:r w:rsidDel="00B04B7C">
          <w:rPr>
            <w:noProof/>
          </w:rPr>
          <w:fldChar w:fldCharType="end"/>
        </w:r>
      </w:del>
    </w:p>
    <w:p w14:paraId="52C8AA0D" w14:textId="26324B99" w:rsidR="0039553E" w:rsidDel="00B04B7C" w:rsidRDefault="000A382B">
      <w:pPr>
        <w:pStyle w:val="TableofFigures"/>
        <w:tabs>
          <w:tab w:val="right" w:leader="dot" w:pos="9016"/>
        </w:tabs>
        <w:rPr>
          <w:del w:id="636" w:author="Zhong MIng Tan" w:date="2020-10-17T15:01:00Z"/>
          <w:rFonts w:asciiTheme="minorHAnsi" w:hAnsiTheme="minorHAnsi"/>
          <w:noProof/>
          <w:sz w:val="22"/>
          <w:lang w:val="en-US"/>
        </w:rPr>
      </w:pPr>
      <w:del w:id="637" w:author="Zhong MIng Tan" w:date="2020-10-17T15:01:00Z">
        <w:r w:rsidDel="00B04B7C">
          <w:rPr>
            <w:noProof/>
          </w:rPr>
          <w:fldChar w:fldCharType="begin"/>
        </w:r>
        <w:r w:rsidDel="00B04B7C">
          <w:rPr>
            <w:noProof/>
          </w:rPr>
          <w:delInstrText xml:space="preserve"> HYPERLINK \l "_Toc53583180" </w:delInstrText>
        </w:r>
        <w:r w:rsidDel="00B04B7C">
          <w:rPr>
            <w:noProof/>
          </w:rPr>
          <w:fldChar w:fldCharType="separate"/>
        </w:r>
      </w:del>
      <w:ins w:id="638" w:author="Zhong MIng Tan" w:date="2020-10-17T15:01:00Z">
        <w:r w:rsidR="00B04B7C">
          <w:rPr>
            <w:b/>
            <w:bCs/>
            <w:noProof/>
            <w:lang w:val="en-US"/>
          </w:rPr>
          <w:t>Error! Hyperlink reference not valid.</w:t>
        </w:r>
      </w:ins>
      <w:del w:id="639" w:author="Zhong MIng Tan" w:date="2020-10-17T15:01:00Z">
        <w:r w:rsidR="0039553E" w:rsidRPr="002F1FC9" w:rsidDel="00B04B7C">
          <w:rPr>
            <w:rStyle w:val="Hyperlink"/>
            <w:noProof/>
          </w:rPr>
          <w:delText>Figure 3.23 UI - Edit Video Screen</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_Toc53583180 \h </w:delInstrText>
        </w:r>
        <w:r w:rsidR="0039553E" w:rsidDel="00B04B7C">
          <w:rPr>
            <w:noProof/>
            <w:webHidden/>
          </w:rPr>
        </w:r>
        <w:r w:rsidR="0039553E" w:rsidDel="00B04B7C">
          <w:rPr>
            <w:noProof/>
            <w:webHidden/>
          </w:rPr>
          <w:fldChar w:fldCharType="separate"/>
        </w:r>
        <w:r w:rsidR="0039553E" w:rsidDel="00B04B7C">
          <w:rPr>
            <w:noProof/>
            <w:webHidden/>
          </w:rPr>
          <w:delText>61</w:delText>
        </w:r>
        <w:r w:rsidR="0039553E" w:rsidDel="00B04B7C">
          <w:rPr>
            <w:noProof/>
            <w:webHidden/>
          </w:rPr>
          <w:fldChar w:fldCharType="end"/>
        </w:r>
        <w:r w:rsidDel="00B04B7C">
          <w:rPr>
            <w:noProof/>
          </w:rPr>
          <w:fldChar w:fldCharType="end"/>
        </w:r>
      </w:del>
    </w:p>
    <w:p w14:paraId="77308F88" w14:textId="587146B3" w:rsidR="0039553E" w:rsidDel="00B04B7C" w:rsidRDefault="000A382B">
      <w:pPr>
        <w:pStyle w:val="TableofFigures"/>
        <w:tabs>
          <w:tab w:val="right" w:leader="dot" w:pos="9016"/>
        </w:tabs>
        <w:rPr>
          <w:del w:id="640" w:author="Zhong MIng Tan" w:date="2020-10-17T15:01:00Z"/>
          <w:rFonts w:asciiTheme="minorHAnsi" w:hAnsiTheme="minorHAnsi"/>
          <w:noProof/>
          <w:sz w:val="22"/>
          <w:lang w:val="en-US"/>
        </w:rPr>
      </w:pPr>
      <w:del w:id="641" w:author="Zhong MIng Tan" w:date="2020-10-17T15:01:00Z">
        <w:r w:rsidDel="00B04B7C">
          <w:rPr>
            <w:noProof/>
          </w:rPr>
          <w:fldChar w:fldCharType="begin"/>
        </w:r>
        <w:r w:rsidDel="00B04B7C">
          <w:rPr>
            <w:noProof/>
          </w:rPr>
          <w:delInstrText xml:space="preserve"> HYPERLINK \l "_Toc53583181" </w:delInstrText>
        </w:r>
        <w:r w:rsidDel="00B04B7C">
          <w:rPr>
            <w:noProof/>
          </w:rPr>
          <w:fldChar w:fldCharType="separate"/>
        </w:r>
      </w:del>
      <w:ins w:id="642" w:author="Zhong MIng Tan" w:date="2020-10-17T15:01:00Z">
        <w:r w:rsidR="00B04B7C">
          <w:rPr>
            <w:b/>
            <w:bCs/>
            <w:noProof/>
            <w:lang w:val="en-US"/>
          </w:rPr>
          <w:t>Error! Hyperlink reference not valid.</w:t>
        </w:r>
      </w:ins>
      <w:del w:id="643" w:author="Zhong MIng Tan" w:date="2020-10-17T15:01:00Z">
        <w:r w:rsidR="0039553E" w:rsidRPr="002F1FC9" w:rsidDel="00B04B7C">
          <w:rPr>
            <w:rStyle w:val="Hyperlink"/>
            <w:noProof/>
          </w:rPr>
          <w:delText>Figure 3.24 UI - Edit Subtitle Screen</w:delText>
        </w:r>
        <w:r w:rsidR="0039553E" w:rsidDel="00B04B7C">
          <w:rPr>
            <w:noProof/>
            <w:webHidden/>
          </w:rPr>
          <w:tab/>
        </w:r>
        <w:r w:rsidR="0039553E" w:rsidDel="00B04B7C">
          <w:rPr>
            <w:noProof/>
            <w:webHidden/>
          </w:rPr>
          <w:fldChar w:fldCharType="begin"/>
        </w:r>
        <w:r w:rsidR="0039553E" w:rsidDel="00B04B7C">
          <w:rPr>
            <w:noProof/>
            <w:webHidden/>
          </w:rPr>
          <w:delInstrText xml:space="preserve"> PAGEREF _Toc53583181 \h </w:delInstrText>
        </w:r>
        <w:r w:rsidR="0039553E" w:rsidDel="00B04B7C">
          <w:rPr>
            <w:noProof/>
            <w:webHidden/>
          </w:rPr>
        </w:r>
        <w:r w:rsidR="0039553E" w:rsidDel="00B04B7C">
          <w:rPr>
            <w:noProof/>
            <w:webHidden/>
          </w:rPr>
          <w:fldChar w:fldCharType="separate"/>
        </w:r>
        <w:r w:rsidR="0039553E" w:rsidDel="00B04B7C">
          <w:rPr>
            <w:noProof/>
            <w:webHidden/>
          </w:rPr>
          <w:delText>61</w:delText>
        </w:r>
        <w:r w:rsidR="0039553E" w:rsidDel="00B04B7C">
          <w:rPr>
            <w:noProof/>
            <w:webHidden/>
          </w:rPr>
          <w:fldChar w:fldCharType="end"/>
        </w:r>
        <w:r w:rsidDel="00B04B7C">
          <w:rPr>
            <w:noProof/>
          </w:rPr>
          <w:fldChar w:fldCharType="end"/>
        </w:r>
      </w:del>
    </w:p>
    <w:p w14:paraId="0C79F5D6" w14:textId="40B79E53" w:rsidR="00B04B7C" w:rsidRPr="00B04B7C" w:rsidRDefault="008C0148" w:rsidP="00A8451A">
      <w:pPr>
        <w:rPr>
          <w:ins w:id="644" w:author="Zhong MIng Tan" w:date="2020-10-17T15:01:00Z"/>
          <w:rFonts w:eastAsiaTheme="majorEastAsia"/>
          <w:b/>
          <w:rPrChange w:id="645" w:author="Zhong MIng Tan" w:date="2020-10-17T15:01:00Z">
            <w:rPr>
              <w:ins w:id="646" w:author="Zhong MIng Tan" w:date="2020-10-17T15:01:00Z"/>
              <w:rFonts w:eastAsiaTheme="majorEastAsia" w:cs="Times New Roman"/>
              <w:b/>
              <w:szCs w:val="24"/>
            </w:rPr>
          </w:rPrChange>
        </w:rPr>
        <w:pPrChange w:id="647" w:author="Zhong MIng Tan" w:date="2020-10-17T15:02:00Z">
          <w:pPr>
            <w:spacing w:line="259" w:lineRule="auto"/>
          </w:pPr>
        </w:pPrChange>
      </w:pPr>
      <w:r>
        <w:rPr>
          <w:lang w:val="en-US"/>
        </w:rPr>
        <w:fldChar w:fldCharType="end"/>
      </w:r>
      <w:ins w:id="648" w:author="Zhong MIng Tan" w:date="2020-10-17T15:01:00Z">
        <w:r w:rsidR="00B04B7C">
          <w:br w:type="page"/>
        </w:r>
      </w:ins>
    </w:p>
    <w:p w14:paraId="59495F2B" w14:textId="36E50EEA" w:rsidR="008C0148" w:rsidDel="00B04B7C" w:rsidRDefault="0099256A" w:rsidP="00B04B7C">
      <w:pPr>
        <w:pStyle w:val="Heading2"/>
        <w:numPr>
          <w:ilvl w:val="0"/>
          <w:numId w:val="0"/>
        </w:numPr>
        <w:ind w:left="576" w:hanging="576"/>
        <w:rPr>
          <w:del w:id="649" w:author="Zhong MIng Tan" w:date="2020-10-17T15:01:00Z"/>
          <w:rFonts w:cs="Times New Roman"/>
          <w:szCs w:val="24"/>
          <w:lang w:val="en-US"/>
        </w:rPr>
        <w:pPrChange w:id="650" w:author="Zhong MIng Tan" w:date="2020-10-17T15:01:00Z">
          <w:pPr>
            <w:pStyle w:val="Heading2"/>
            <w:numPr>
              <w:ilvl w:val="0"/>
              <w:numId w:val="0"/>
            </w:numPr>
          </w:pPr>
        </w:pPrChange>
      </w:pPr>
      <w:del w:id="651" w:author="Zhong MIng Tan" w:date="2020-10-17T15:01:00Z">
        <w:r w:rsidDel="00B04B7C">
          <w:rPr>
            <w:rFonts w:cs="Times New Roman"/>
            <w:szCs w:val="24"/>
            <w:lang w:val="en-US"/>
          </w:rPr>
          <w:lastRenderedPageBreak/>
          <w:delText>List of Equations</w:delText>
        </w:r>
      </w:del>
    </w:p>
    <w:p w14:paraId="3FB90B3E" w14:textId="6C62D271" w:rsidR="00E12E84" w:rsidDel="00B04B7C" w:rsidRDefault="008C0148" w:rsidP="00B04B7C">
      <w:pPr>
        <w:pStyle w:val="Heading2"/>
        <w:numPr>
          <w:ilvl w:val="0"/>
          <w:numId w:val="0"/>
        </w:numPr>
        <w:ind w:left="576" w:hanging="576"/>
        <w:rPr>
          <w:del w:id="652" w:author="Zhong MIng Tan" w:date="2020-10-17T15:01:00Z"/>
          <w:rFonts w:cs="Times New Roman"/>
          <w:szCs w:val="24"/>
          <w:lang w:val="en-US"/>
        </w:rPr>
        <w:sectPr w:rsidR="00E12E84" w:rsidDel="00B04B7C" w:rsidSect="0039553E">
          <w:headerReference w:type="default" r:id="rId12"/>
          <w:pgSz w:w="11906" w:h="16838"/>
          <w:pgMar w:top="1440" w:right="1440" w:bottom="1440" w:left="1440" w:header="706" w:footer="706" w:gutter="0"/>
          <w:pgNumType w:fmt="lowerRoman" w:start="1"/>
          <w:cols w:space="708"/>
          <w:docGrid w:linePitch="360"/>
        </w:sectPr>
        <w:pPrChange w:id="653" w:author="Zhong MIng Tan" w:date="2020-10-17T15:01:00Z">
          <w:pPr>
            <w:spacing w:line="259" w:lineRule="auto"/>
          </w:pPr>
        </w:pPrChange>
      </w:pPr>
      <w:del w:id="654" w:author="Zhong MIng Tan" w:date="2020-10-17T15:01:00Z">
        <w:r w:rsidDel="00B04B7C">
          <w:rPr>
            <w:rFonts w:cs="Times New Roman"/>
            <w:szCs w:val="24"/>
            <w:lang w:val="en-US"/>
          </w:rPr>
          <w:fldChar w:fldCharType="begin"/>
        </w:r>
        <w:r w:rsidDel="00B04B7C">
          <w:rPr>
            <w:rFonts w:cs="Times New Roman"/>
            <w:szCs w:val="24"/>
            <w:lang w:val="en-US"/>
          </w:rPr>
          <w:delInstrText xml:space="preserve"> TOC \h \z \c "Equation" </w:delInstrText>
        </w:r>
        <w:r w:rsidDel="00B04B7C">
          <w:rPr>
            <w:rFonts w:cs="Times New Roman"/>
            <w:szCs w:val="24"/>
            <w:lang w:val="en-US"/>
          </w:rPr>
          <w:fldChar w:fldCharType="separate"/>
        </w:r>
        <w:r w:rsidR="0039553E" w:rsidDel="00B04B7C">
          <w:rPr>
            <w:rFonts w:cs="Times New Roman"/>
            <w:b w:val="0"/>
            <w:bCs/>
            <w:noProof/>
            <w:szCs w:val="24"/>
            <w:lang w:val="en-US"/>
          </w:rPr>
          <w:delText>No table of figures entries found.</w:delText>
        </w:r>
        <w:r w:rsidDel="00B04B7C">
          <w:rPr>
            <w:rFonts w:cs="Times New Roman"/>
            <w:szCs w:val="24"/>
            <w:lang w:val="en-US"/>
          </w:rPr>
          <w:fldChar w:fldCharType="end"/>
        </w:r>
      </w:del>
    </w:p>
    <w:p w14:paraId="0FCC1C37" w14:textId="23E17554" w:rsidR="0026791C" w:rsidRPr="00123055" w:rsidRDefault="00163C91" w:rsidP="00B04B7C">
      <w:pPr>
        <w:pStyle w:val="Heading2"/>
        <w:numPr>
          <w:ilvl w:val="0"/>
          <w:numId w:val="0"/>
        </w:numPr>
        <w:ind w:left="576" w:hanging="576"/>
        <w:rPr>
          <w:rFonts w:cs="Times New Roman"/>
          <w:szCs w:val="24"/>
        </w:rPr>
        <w:pPrChange w:id="655" w:author="Zhong MIng Tan" w:date="2020-10-17T15:01:00Z">
          <w:pPr>
            <w:pStyle w:val="Heading1"/>
            <w:numPr>
              <w:numId w:val="2"/>
            </w:numPr>
            <w:spacing w:before="0"/>
          </w:pPr>
        </w:pPrChange>
      </w:pPr>
      <w:bookmarkStart w:id="656" w:name="_Toc53839411"/>
      <w:r w:rsidRPr="00123055">
        <w:rPr>
          <w:rFonts w:cs="Times New Roman"/>
          <w:szCs w:val="24"/>
        </w:rPr>
        <w:t>INTRODUCTION</w:t>
      </w:r>
      <w:bookmarkEnd w:id="656"/>
    </w:p>
    <w:p w14:paraId="79C785BD" w14:textId="74390D7A" w:rsidR="00B1091C" w:rsidRDefault="00163C91" w:rsidP="00D05FF0">
      <w:pPr>
        <w:pStyle w:val="Heading2"/>
        <w:rPr>
          <w:rFonts w:cs="Times New Roman"/>
          <w:szCs w:val="24"/>
        </w:rPr>
      </w:pPr>
      <w:bookmarkStart w:id="657" w:name="_Toc53839412"/>
      <w:r w:rsidRPr="00123055">
        <w:rPr>
          <w:rFonts w:cs="Times New Roman"/>
          <w:szCs w:val="24"/>
        </w:rPr>
        <w:t>Background</w:t>
      </w:r>
      <w:bookmarkEnd w:id="657"/>
    </w:p>
    <w:p w14:paraId="05E8049E" w14:textId="78AC0FE7" w:rsidR="009471A3" w:rsidRDefault="00276B1B" w:rsidP="009471A3">
      <w:pPr>
        <w:ind w:firstLine="576"/>
      </w:pPr>
      <w:r>
        <w:t>Gaming</w:t>
      </w:r>
      <w:r w:rsidR="009B43EE">
        <w:t xml:space="preserve"> industry is the most important innovative </w:t>
      </w:r>
      <w:r>
        <w:t xml:space="preserve">and important sector in </w:t>
      </w:r>
      <w:r w:rsidR="00FE3B8C">
        <w:t>an</w:t>
      </w:r>
      <w:r>
        <w:t xml:space="preserve"> information era. Gaming industry bring the most impact in short amount of time. It is not only an entertainment sector only. It included professional competitive </w:t>
      </w:r>
      <w:r w:rsidR="00FE3B8C">
        <w:t>gaming, broadcasting, endorsement and more. Nowadays gaming industry provided the most</w:t>
      </w:r>
      <w:r w:rsidR="00CD6BBD">
        <w:t xml:space="preserve"> immersive and amazing entertainment experience for </w:t>
      </w:r>
      <w:r w:rsidR="00083261">
        <w:t>more than two billion around the globe. In 1970 and 1980’s, they just starting to play with the joystick to compete the highest score in Pac-Man.</w:t>
      </w:r>
      <w:r w:rsidR="00DE5726">
        <w:t xml:space="preserve"> The gaming industry have at least 200 billion USD value in today. There is no one expected the exploded of gaming industry. Today people able to</w:t>
      </w:r>
      <w:r w:rsidR="00BF5802">
        <w:t xml:space="preserve"> sit at the couch and watch the best e-sport athlete </w:t>
      </w:r>
      <w:r w:rsidR="00C42274">
        <w:t xml:space="preserve">in the world </w:t>
      </w:r>
      <w:r w:rsidR="00BF5802">
        <w:t xml:space="preserve">competing on the stage. </w:t>
      </w:r>
      <w:r w:rsidR="00C42274">
        <w:t xml:space="preserve">For example, Twitch, Mixer, </w:t>
      </w:r>
      <w:proofErr w:type="spellStart"/>
      <w:r w:rsidR="00C42274">
        <w:t>HuYa</w:t>
      </w:r>
      <w:proofErr w:type="spellEnd"/>
      <w:r w:rsidR="00C42274">
        <w:t xml:space="preserve">, </w:t>
      </w:r>
      <w:proofErr w:type="spellStart"/>
      <w:r w:rsidR="00C42274">
        <w:t>DouYu</w:t>
      </w:r>
      <w:proofErr w:type="spellEnd"/>
      <w:r w:rsidR="00C42274">
        <w:t xml:space="preserve"> and etc.</w:t>
      </w:r>
    </w:p>
    <w:p w14:paraId="7BEAF95E" w14:textId="1C0F5BCE" w:rsidR="002300E8" w:rsidRDefault="002300E8" w:rsidP="009471A3">
      <w:pPr>
        <w:ind w:firstLine="576"/>
      </w:pPr>
      <w:r>
        <w:t xml:space="preserve">The gaming industry is a sport activity. It has stadium that full with fans, world-class athlete, </w:t>
      </w:r>
      <w:r w:rsidR="005E393D">
        <w:t xml:space="preserve">broadcasting tv, engaging commentators and more. The e-sport more focus to compete with their opponent by using </w:t>
      </w:r>
      <w:r w:rsidR="00107085">
        <w:t xml:space="preserve">careful designed strategy, statistical analysis, fast reaction time and more. There is </w:t>
      </w:r>
      <w:proofErr w:type="spellStart"/>
      <w:r w:rsidR="00107085">
        <w:t>million</w:t>
      </w:r>
      <w:proofErr w:type="spellEnd"/>
      <w:r w:rsidR="00107085">
        <w:t xml:space="preserve"> of people watching the </w:t>
      </w:r>
      <w:r w:rsidR="00C0515D">
        <w:t>live show and screaming for the opportunity to compete the champion.</w:t>
      </w:r>
    </w:p>
    <w:p w14:paraId="71A8D649" w14:textId="71349EC3" w:rsidR="00133A3D" w:rsidRDefault="00C0515D" w:rsidP="00133A3D">
      <w:pPr>
        <w:ind w:firstLine="576"/>
      </w:pPr>
      <w:r>
        <w:t xml:space="preserve">The streaming platform such as Twitch, YouTube Gaming, Dou Yu, Hu </w:t>
      </w:r>
      <w:proofErr w:type="spellStart"/>
      <w:r>
        <w:t>Ya</w:t>
      </w:r>
      <w:proofErr w:type="spellEnd"/>
      <w:r>
        <w:t xml:space="preserve">, </w:t>
      </w:r>
      <w:proofErr w:type="spellStart"/>
      <w:r>
        <w:t>Bilibili</w:t>
      </w:r>
      <w:proofErr w:type="spellEnd"/>
      <w:r>
        <w:t xml:space="preserve"> provided an opportunity for a normal people or even disabled people </w:t>
      </w:r>
      <w:r w:rsidR="00B10312">
        <w:t xml:space="preserve">to prove their ability. They have the chance to gain </w:t>
      </w:r>
      <w:proofErr w:type="spellStart"/>
      <w:r w:rsidR="00B10312">
        <w:t>million</w:t>
      </w:r>
      <w:proofErr w:type="spellEnd"/>
      <w:r w:rsidR="00B10312">
        <w:t xml:space="preserve"> of fans and income. The streaming also become very popular and common </w:t>
      </w:r>
      <w:r w:rsidR="00C57295">
        <w:t xml:space="preserve">nowadays. Twitch, YouTube Gaming, Mixer and Facebook Gaming generated total of 13 billion watched hours in 2019. For example, Tyler “Ninja” Blevins earn more than </w:t>
      </w:r>
      <w:r w:rsidR="007A7117">
        <w:t>10 million dollars with only streaming and endorsement. E-sport just start to growth, now gaming industry is ready to compete with other technology area.</w:t>
      </w:r>
      <w:r w:rsidR="00800ECD">
        <w:t xml:space="preserve"> Gaming is special not only because of the immersive and entertaining, it also </w:t>
      </w:r>
      <w:r w:rsidR="00DE2FFE">
        <w:t>includes</w:t>
      </w:r>
      <w:r w:rsidR="00800ECD">
        <w:t xml:space="preserve"> </w:t>
      </w:r>
      <w:r w:rsidR="00DE2FFE">
        <w:t>the inclusive</w:t>
      </w:r>
      <w:r w:rsidR="00800ECD">
        <w:t xml:space="preserve"> and expansive as well.</w:t>
      </w:r>
      <w:r w:rsidR="00DE2FFE">
        <w:t xml:space="preserve"> These characteristics make it become the world most popular activity.</w:t>
      </w:r>
      <w:customXmlInsRangeStart w:id="658" w:author="Zhong MIng Tan" w:date="2020-10-17T15:04:00Z"/>
      <w:sdt>
        <w:sdtPr>
          <w:id w:val="-220127048"/>
          <w:citation/>
        </w:sdtPr>
        <w:sdtContent>
          <w:customXmlInsRangeEnd w:id="658"/>
          <w:ins w:id="659" w:author="Zhong MIng Tan" w:date="2020-10-17T15:04:00Z">
            <w:r w:rsidR="006B3CEF">
              <w:fldChar w:fldCharType="begin"/>
            </w:r>
            <w:r w:rsidR="006B3CEF">
              <w:rPr>
                <w:lang w:val="en-US"/>
              </w:rPr>
              <w:instrText xml:space="preserve"> CITATION bui \l 1033 </w:instrText>
            </w:r>
          </w:ins>
          <w:r w:rsidR="006B3CEF">
            <w:fldChar w:fldCharType="separate"/>
          </w:r>
          <w:r w:rsidR="00DE7AC5">
            <w:rPr>
              <w:noProof/>
              <w:lang w:val="en-US"/>
            </w:rPr>
            <w:t xml:space="preserve"> </w:t>
          </w:r>
          <w:r w:rsidR="00DE7AC5" w:rsidRPr="00DE7AC5">
            <w:rPr>
              <w:noProof/>
              <w:lang w:val="en-US"/>
            </w:rPr>
            <w:t>(builtin, n.d.)</w:t>
          </w:r>
          <w:ins w:id="660" w:author="Zhong MIng Tan" w:date="2020-10-17T15:04:00Z">
            <w:r w:rsidR="006B3CEF">
              <w:fldChar w:fldCharType="end"/>
            </w:r>
          </w:ins>
          <w:customXmlInsRangeStart w:id="661" w:author="Zhong MIng Tan" w:date="2020-10-17T15:04:00Z"/>
        </w:sdtContent>
      </w:sdt>
      <w:customXmlInsRangeEnd w:id="661"/>
    </w:p>
    <w:p w14:paraId="2E130BD4" w14:textId="45D1BB05" w:rsidR="00133A3D" w:rsidDel="006B3CEF" w:rsidRDefault="000A382B" w:rsidP="00133A3D">
      <w:pPr>
        <w:ind w:firstLine="576"/>
        <w:rPr>
          <w:del w:id="662" w:author="Zhong MIng Tan" w:date="2020-10-17T15:04:00Z"/>
        </w:rPr>
      </w:pPr>
      <w:del w:id="663" w:author="Zhong MIng Tan" w:date="2020-10-17T15:04:00Z">
        <w:r w:rsidDel="006B3CEF">
          <w:fldChar w:fldCharType="begin"/>
        </w:r>
        <w:r w:rsidDel="006B3CEF">
          <w:delInstrText xml:space="preserve"> HYPERLINK "https://builtin.com/gaming" </w:delInstrText>
        </w:r>
        <w:r w:rsidDel="006B3CEF">
          <w:fldChar w:fldCharType="separate"/>
        </w:r>
        <w:r w:rsidR="00133A3D" w:rsidRPr="0073298E" w:rsidDel="006B3CEF">
          <w:rPr>
            <w:rStyle w:val="Hyperlink"/>
          </w:rPr>
          <w:delText>https://builtin.com/gaming</w:delText>
        </w:r>
        <w:r w:rsidDel="006B3CEF">
          <w:rPr>
            <w:rStyle w:val="Hyperlink"/>
          </w:rPr>
          <w:fldChar w:fldCharType="end"/>
        </w:r>
      </w:del>
    </w:p>
    <w:p w14:paraId="3947D787" w14:textId="6BA3C749" w:rsidR="00265FB7" w:rsidRDefault="001212F8" w:rsidP="00265FB7">
      <w:pPr>
        <w:ind w:firstLine="576"/>
      </w:pPr>
      <w:r>
        <w:t>T</w:t>
      </w:r>
      <w:r w:rsidR="00836280">
        <w:t xml:space="preserve">he gaming industry generated 159 billion dollars in 2020 due to the </w:t>
      </w:r>
      <w:proofErr w:type="spellStart"/>
      <w:r w:rsidR="00836280">
        <w:t>Covid</w:t>
      </w:r>
      <w:proofErr w:type="spellEnd"/>
      <w:r w:rsidR="00836280">
        <w:t xml:space="preserve"> 19. </w:t>
      </w:r>
      <w:proofErr w:type="spellStart"/>
      <w:r w:rsidR="00836280">
        <w:t>Newzoo</w:t>
      </w:r>
      <w:proofErr w:type="spellEnd"/>
      <w:r w:rsidR="00836280">
        <w:t xml:space="preserve"> predict the gaming industry will generate more </w:t>
      </w:r>
      <w:proofErr w:type="spellStart"/>
      <w:r w:rsidR="00836280">
        <w:t>then</w:t>
      </w:r>
      <w:proofErr w:type="spellEnd"/>
      <w:r w:rsidR="00836280">
        <w:t xml:space="preserve"> </w:t>
      </w:r>
      <w:r w:rsidR="006D6570">
        <w:t>$</w:t>
      </w:r>
      <w:r w:rsidR="00836280">
        <w:t xml:space="preserve">200 billion </w:t>
      </w:r>
      <w:r w:rsidR="006D6570">
        <w:t>revenue</w:t>
      </w:r>
      <w:r w:rsidR="00836280">
        <w:t xml:space="preserve"> in </w:t>
      </w:r>
      <w:r w:rsidR="006D6570">
        <w:t xml:space="preserve">2023. As a comparison the revenue that generated by Disney reduced by 50% and took a $1.4 </w:t>
      </w:r>
      <w:r w:rsidR="006D6570">
        <w:lastRenderedPageBreak/>
        <w:t xml:space="preserve">billion loss last quarter. </w:t>
      </w:r>
      <w:r w:rsidR="00B44365">
        <w:t xml:space="preserve">The movie industry lost around $10 billion in 2020 due to </w:t>
      </w:r>
      <w:proofErr w:type="spellStart"/>
      <w:r w:rsidR="00B44365">
        <w:t>Covid</w:t>
      </w:r>
      <w:proofErr w:type="spellEnd"/>
      <w:r w:rsidR="00B44365">
        <w:t xml:space="preserve"> 19.</w:t>
      </w:r>
      <w:r w:rsidR="00265FB7">
        <w:t xml:space="preserve"> </w:t>
      </w:r>
      <w:proofErr w:type="spellStart"/>
      <w:r w:rsidR="00265FB7">
        <w:t>Wijam’s</w:t>
      </w:r>
      <w:proofErr w:type="spellEnd"/>
      <w:r w:rsidR="00265FB7">
        <w:t xml:space="preserve"> data show the mobile game able to generate $72.2 billion in 2020, it </w:t>
      </w:r>
      <w:r w:rsidR="00A450EC">
        <w:t>increases</w:t>
      </w:r>
      <w:r w:rsidR="00265FB7">
        <w:t xml:space="preserve"> around 13.3% compare to 2019.</w:t>
      </w:r>
      <w:customXmlInsRangeStart w:id="664" w:author="Zhong MIng Tan" w:date="2020-10-17T15:05:00Z"/>
      <w:sdt>
        <w:sdtPr>
          <w:id w:val="-136494974"/>
          <w:citation/>
        </w:sdtPr>
        <w:sdtContent>
          <w:customXmlInsRangeEnd w:id="664"/>
          <w:ins w:id="665" w:author="Zhong MIng Tan" w:date="2020-10-17T15:05:00Z">
            <w:r w:rsidR="00646ACA">
              <w:fldChar w:fldCharType="begin"/>
            </w:r>
            <w:r w:rsidR="00646ACA">
              <w:rPr>
                <w:lang w:val="en-US"/>
              </w:rPr>
              <w:instrText xml:space="preserve">CITATION FIE20 \l 1033 </w:instrText>
            </w:r>
          </w:ins>
          <w:r w:rsidR="00646ACA">
            <w:fldChar w:fldCharType="separate"/>
          </w:r>
          <w:r w:rsidR="00DE7AC5">
            <w:rPr>
              <w:noProof/>
              <w:lang w:val="en-US"/>
            </w:rPr>
            <w:t xml:space="preserve"> </w:t>
          </w:r>
          <w:r w:rsidR="00DE7AC5" w:rsidRPr="00DE7AC5">
            <w:rPr>
              <w:noProof/>
              <w:lang w:val="en-US"/>
            </w:rPr>
            <w:t>(MEDIA, 2020)</w:t>
          </w:r>
          <w:ins w:id="666" w:author="Zhong MIng Tan" w:date="2020-10-17T15:05:00Z">
            <w:r w:rsidR="00646ACA">
              <w:fldChar w:fldCharType="end"/>
            </w:r>
          </w:ins>
          <w:customXmlInsRangeStart w:id="667" w:author="Zhong MIng Tan" w:date="2020-10-17T15:05:00Z"/>
        </w:sdtContent>
      </w:sdt>
      <w:customXmlInsRangeEnd w:id="667"/>
    </w:p>
    <w:p w14:paraId="55302237" w14:textId="1C048577" w:rsidR="001212F8" w:rsidDel="00646ACA" w:rsidRDefault="000A382B" w:rsidP="00265FB7">
      <w:pPr>
        <w:ind w:firstLine="576"/>
        <w:rPr>
          <w:del w:id="668" w:author="Zhong MIng Tan" w:date="2020-10-17T15:04:00Z"/>
        </w:rPr>
      </w:pPr>
      <w:del w:id="669" w:author="Zhong MIng Tan" w:date="2020-10-17T15:04:00Z">
        <w:r w:rsidDel="00646ACA">
          <w:fldChar w:fldCharType="begin"/>
        </w:r>
        <w:r w:rsidDel="00646ACA">
          <w:delInstrText xml:space="preserve"> HYPERLINK "https://www.reuters.com/article/esports-business-gaming-revenues-idUSFLM8jkJMl" </w:delInstrText>
        </w:r>
        <w:r w:rsidDel="00646ACA">
          <w:fldChar w:fldCharType="separate"/>
        </w:r>
        <w:r w:rsidR="00A450EC" w:rsidRPr="0073298E" w:rsidDel="00646ACA">
          <w:rPr>
            <w:rStyle w:val="Hyperlink"/>
          </w:rPr>
          <w:delText>https://www.reuters.com/article/esports-business-gaming-revenues-idUSFLM8jkJMl</w:delText>
        </w:r>
        <w:r w:rsidDel="00646ACA">
          <w:rPr>
            <w:rStyle w:val="Hyperlink"/>
          </w:rPr>
          <w:fldChar w:fldCharType="end"/>
        </w:r>
      </w:del>
    </w:p>
    <w:p w14:paraId="6BEFE34A" w14:textId="7291F5BE" w:rsidR="00A450EC" w:rsidRDefault="00351900" w:rsidP="00265FB7">
      <w:pPr>
        <w:ind w:firstLine="576"/>
      </w:pPr>
      <w:r>
        <w:t xml:space="preserve">Tencent’s total generated RMB 100 billion in the first season of 2020. </w:t>
      </w:r>
      <w:r w:rsidR="00A54D4D">
        <w:t xml:space="preserve">Tencent generated </w:t>
      </w:r>
      <w:r w:rsidR="00CD0CA8">
        <w:t xml:space="preserve">RMB 37.28 billion in the first season of 2020 from only online game. </w:t>
      </w:r>
      <w:r w:rsidR="008670DE">
        <w:t>The online game includes King of Glory, Clash of Clans, PUBG Mobile and etc.</w:t>
      </w:r>
      <w:customXmlInsRangeStart w:id="670" w:author="Zhong MIng Tan" w:date="2020-10-17T15:07:00Z"/>
      <w:sdt>
        <w:sdtPr>
          <w:id w:val="-1645723566"/>
          <w:citation/>
        </w:sdtPr>
        <w:sdtContent>
          <w:customXmlInsRangeEnd w:id="670"/>
          <w:ins w:id="671" w:author="Zhong MIng Tan" w:date="2020-10-17T15:07:00Z">
            <w:r w:rsidR="00646ACA">
              <w:fldChar w:fldCharType="begin"/>
            </w:r>
            <w:r w:rsidR="00646ACA">
              <w:rPr>
                <w:lang w:val="en-US"/>
              </w:rPr>
              <w:instrText xml:space="preserve"> CITATION CIS20 \l 1033 </w:instrText>
            </w:r>
          </w:ins>
          <w:r w:rsidR="00646ACA">
            <w:fldChar w:fldCharType="separate"/>
          </w:r>
          <w:r w:rsidR="00DE7AC5">
            <w:rPr>
              <w:noProof/>
              <w:lang w:val="en-US"/>
            </w:rPr>
            <w:t xml:space="preserve"> </w:t>
          </w:r>
          <w:r w:rsidR="00DE7AC5" w:rsidRPr="00DE7AC5">
            <w:rPr>
              <w:noProof/>
              <w:lang w:val="en-US"/>
            </w:rPr>
            <w:t>(CISION PRNewswire, 2020)</w:t>
          </w:r>
          <w:ins w:id="672" w:author="Zhong MIng Tan" w:date="2020-10-17T15:07:00Z">
            <w:r w:rsidR="00646ACA">
              <w:fldChar w:fldCharType="end"/>
            </w:r>
          </w:ins>
          <w:customXmlInsRangeStart w:id="673" w:author="Zhong MIng Tan" w:date="2020-10-17T15:07:00Z"/>
        </w:sdtContent>
      </w:sdt>
      <w:customXmlInsRangeEnd w:id="673"/>
    </w:p>
    <w:p w14:paraId="78991F02" w14:textId="01E43407" w:rsidR="008670DE" w:rsidDel="00646ACA" w:rsidRDefault="000A382B" w:rsidP="00265FB7">
      <w:pPr>
        <w:ind w:firstLine="576"/>
        <w:rPr>
          <w:del w:id="674" w:author="Zhong MIng Tan" w:date="2020-10-17T15:05:00Z"/>
        </w:rPr>
      </w:pPr>
      <w:del w:id="675" w:author="Zhong MIng Tan" w:date="2020-10-17T15:05:00Z">
        <w:r w:rsidDel="00646ACA">
          <w:fldChar w:fldCharType="begin"/>
        </w:r>
        <w:r w:rsidDel="00646ACA">
          <w:delInstrText xml:space="preserve"> HYPERLINK "https://finance.sina.com.cn/stock/hkstock/hkzmt/2020-05-13/doc-iircuyvi2922698.shtml" </w:delInstrText>
        </w:r>
        <w:r w:rsidDel="00646ACA">
          <w:fldChar w:fldCharType="separate"/>
        </w:r>
        <w:r w:rsidR="008670DE" w:rsidRPr="0073298E" w:rsidDel="00646ACA">
          <w:rPr>
            <w:rStyle w:val="Hyperlink"/>
          </w:rPr>
          <w:delText>https://finance.sina.com.cn/stock/hkstock/hkzmt/2020-05-13/doc-iircuyvi2922698.shtml</w:delText>
        </w:r>
        <w:r w:rsidDel="00646ACA">
          <w:rPr>
            <w:rStyle w:val="Hyperlink"/>
          </w:rPr>
          <w:fldChar w:fldCharType="end"/>
        </w:r>
      </w:del>
    </w:p>
    <w:p w14:paraId="7B7621A2" w14:textId="58EF393E" w:rsidR="008670DE" w:rsidRDefault="00075139" w:rsidP="00265FB7">
      <w:pPr>
        <w:ind w:firstLine="576"/>
      </w:pPr>
      <w:r w:rsidRPr="00075139">
        <w:rPr>
          <w:noProof/>
        </w:rPr>
        <w:drawing>
          <wp:inline distT="0" distB="0" distL="0" distR="0" wp14:anchorId="35611929" wp14:editId="386A1688">
            <wp:extent cx="5731510" cy="3726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26815"/>
                    </a:xfrm>
                    <a:prstGeom prst="rect">
                      <a:avLst/>
                    </a:prstGeom>
                  </pic:spPr>
                </pic:pic>
              </a:graphicData>
            </a:graphic>
          </wp:inline>
        </w:drawing>
      </w:r>
    </w:p>
    <w:p w14:paraId="6C73F78E" w14:textId="5C173E9D" w:rsidR="00075139" w:rsidRDefault="009C49AE" w:rsidP="00265FB7">
      <w:pPr>
        <w:ind w:firstLine="576"/>
      </w:pPr>
      <w:r>
        <w:t xml:space="preserve">Super Data Research released the most earning game in August 2020. In August 2020, digital game earned </w:t>
      </w:r>
      <w:r w:rsidR="00DD26AA">
        <w:t xml:space="preserve">around $82.2 billion and growth 13% from the same time span in the last year. Super Data Research claimed the gaming revenue </w:t>
      </w:r>
      <w:r w:rsidR="00020C85">
        <w:t>have an</w:t>
      </w:r>
      <w:r w:rsidR="00DD26AA">
        <w:t xml:space="preserve"> exploding growth since April 2020 due to Covid19 lockdown policy.</w:t>
      </w:r>
      <w:r w:rsidR="00020C85">
        <w:t xml:space="preserve"> Fall Guys: Ultimate Knockout has the highest earning since launch of any PC game which are $185 Million</w:t>
      </w:r>
      <w:r w:rsidR="005B5FC2">
        <w:t xml:space="preserve">. </w:t>
      </w:r>
      <w:customXmlInsRangeStart w:id="676" w:author="Zhong MIng Tan" w:date="2020-10-17T15:08:00Z"/>
      <w:sdt>
        <w:sdtPr>
          <w:id w:val="1144551666"/>
          <w:citation/>
        </w:sdtPr>
        <w:sdtContent>
          <w:customXmlInsRangeEnd w:id="676"/>
          <w:ins w:id="677" w:author="Zhong MIng Tan" w:date="2020-10-17T15:08:00Z">
            <w:r w:rsidR="00646ACA">
              <w:fldChar w:fldCharType="begin"/>
            </w:r>
            <w:r w:rsidR="00646ACA">
              <w:rPr>
                <w:lang w:val="en-US"/>
              </w:rPr>
              <w:instrText xml:space="preserve"> CITATION Sup20 \l 1033 </w:instrText>
            </w:r>
          </w:ins>
          <w:r w:rsidR="00646ACA">
            <w:fldChar w:fldCharType="separate"/>
          </w:r>
          <w:r w:rsidR="00DE7AC5" w:rsidRPr="00DE7AC5">
            <w:rPr>
              <w:noProof/>
              <w:lang w:val="en-US"/>
            </w:rPr>
            <w:t>(Staff, 2020)</w:t>
          </w:r>
          <w:ins w:id="678" w:author="Zhong MIng Tan" w:date="2020-10-17T15:08:00Z">
            <w:r w:rsidR="00646ACA">
              <w:fldChar w:fldCharType="end"/>
            </w:r>
          </w:ins>
          <w:customXmlInsRangeStart w:id="679" w:author="Zhong MIng Tan" w:date="2020-10-17T15:08:00Z"/>
        </w:sdtContent>
      </w:sdt>
      <w:customXmlInsRangeEnd w:id="679"/>
    </w:p>
    <w:p w14:paraId="4234672F" w14:textId="10595D5D" w:rsidR="001F00DC" w:rsidDel="00646ACA" w:rsidRDefault="000A382B" w:rsidP="00265FB7">
      <w:pPr>
        <w:ind w:firstLine="576"/>
        <w:rPr>
          <w:del w:id="680" w:author="Zhong MIng Tan" w:date="2020-10-17T15:07:00Z"/>
        </w:rPr>
      </w:pPr>
      <w:del w:id="681" w:author="Zhong MIng Tan" w:date="2020-10-17T15:07:00Z">
        <w:r w:rsidDel="00646ACA">
          <w:fldChar w:fldCharType="begin"/>
        </w:r>
        <w:r w:rsidDel="00646ACA">
          <w:delInstrText xml:space="preserve"> HYPERLINK "https://www.superdataresearch.com/blog/worldwide-digital-games-market" </w:delInstrText>
        </w:r>
        <w:r w:rsidDel="00646ACA">
          <w:fldChar w:fldCharType="separate"/>
        </w:r>
        <w:r w:rsidR="00D47CD1" w:rsidRPr="0073298E" w:rsidDel="00646ACA">
          <w:rPr>
            <w:rStyle w:val="Hyperlink"/>
          </w:rPr>
          <w:delText>https://www.superdataresearch.com/blog/worldwide-digital-games-market</w:delText>
        </w:r>
        <w:r w:rsidDel="00646ACA">
          <w:rPr>
            <w:rStyle w:val="Hyperlink"/>
          </w:rPr>
          <w:fldChar w:fldCharType="end"/>
        </w:r>
      </w:del>
    </w:p>
    <w:p w14:paraId="44B5EDA0" w14:textId="25C9B7A4" w:rsidR="006901D5" w:rsidDel="00A374FB" w:rsidRDefault="007B1332" w:rsidP="006901D5">
      <w:pPr>
        <w:ind w:firstLine="576"/>
        <w:rPr>
          <w:del w:id="682" w:author="Zhong MIng Tan" w:date="2020-10-17T14:57:00Z"/>
        </w:rPr>
      </w:pPr>
      <w:r>
        <w:t>The purpose of this project is aimed to</w:t>
      </w:r>
      <w:r w:rsidR="00E806E3">
        <w:t xml:space="preserve"> develop an app which able to </w:t>
      </w:r>
      <w:r w:rsidR="00EE136A">
        <w:t>recommend the most suitable keyboard for the user</w:t>
      </w:r>
      <w:r w:rsidR="00E806E3">
        <w:t>. This able</w:t>
      </w:r>
      <w:r>
        <w:t xml:space="preserve"> help for </w:t>
      </w:r>
      <w:r w:rsidR="00264522">
        <w:t>those gamers</w:t>
      </w:r>
      <w:r>
        <w:t xml:space="preserve"> and the people without any experience in</w:t>
      </w:r>
      <w:r w:rsidR="00264522">
        <w:t xml:space="preserve"> gaming industry to find their gaming gear as fast as possible</w:t>
      </w:r>
      <w:r w:rsidR="00E806E3">
        <w:t>.</w:t>
      </w:r>
      <w:r w:rsidR="006C1F42">
        <w:t xml:space="preserve"> </w:t>
      </w:r>
      <w:r w:rsidR="00F116FF">
        <w:t xml:space="preserve">The </w:t>
      </w:r>
      <w:r w:rsidR="00264522">
        <w:t>image</w:t>
      </w:r>
      <w:r w:rsidR="00F116FF">
        <w:t xml:space="preserve"> </w:t>
      </w:r>
      <w:r w:rsidR="000F2BB7">
        <w:t xml:space="preserve">that collected will use to train </w:t>
      </w:r>
      <w:r w:rsidR="00264522">
        <w:t>a supervised machine learning model</w:t>
      </w:r>
      <w:r w:rsidR="000F2BB7">
        <w:t>.</w:t>
      </w:r>
      <w:r w:rsidR="000E2932">
        <w:t xml:space="preserve"> The user will choose the most preferred three keyboard at the beginning then these pictures will send to the machine </w:t>
      </w:r>
      <w:r w:rsidR="000E2932">
        <w:lastRenderedPageBreak/>
        <w:t xml:space="preserve">learning model for prediction process. The algorithm will analyse the input and understand the picture then suggest </w:t>
      </w:r>
      <w:r w:rsidR="00514821">
        <w:t>a</w:t>
      </w:r>
      <w:r w:rsidR="000E2932">
        <w:t xml:space="preserve"> more suitable keyboard.</w:t>
      </w:r>
    </w:p>
    <w:p w14:paraId="4696CC65" w14:textId="222C12EA" w:rsidR="008172AC" w:rsidDel="00A374FB" w:rsidRDefault="008172AC" w:rsidP="006901D5">
      <w:pPr>
        <w:ind w:firstLine="576"/>
        <w:rPr>
          <w:del w:id="683" w:author="Zhong MIng Tan" w:date="2020-10-17T14:57:00Z"/>
        </w:rPr>
      </w:pPr>
    </w:p>
    <w:p w14:paraId="0FDE54C8" w14:textId="5C30E0B3" w:rsidR="008172AC" w:rsidDel="00A374FB" w:rsidRDefault="008172AC" w:rsidP="006901D5">
      <w:pPr>
        <w:ind w:firstLine="576"/>
        <w:rPr>
          <w:del w:id="684" w:author="Zhong MIng Tan" w:date="2020-10-17T14:57:00Z"/>
        </w:rPr>
      </w:pPr>
      <w:del w:id="685" w:author="Zhong MIng Tan" w:date="2020-10-17T14:57:00Z">
        <w:r w:rsidDel="00A374FB">
          <w:delText xml:space="preserve">Feature: number of key on the keyboard (87, 104, 144), light or no light, colour </w:delText>
        </w:r>
        <w:r w:rsidR="00EE6A68" w:rsidDel="00A374FB">
          <w:delText>theme (</w:delText>
        </w:r>
        <w:r w:rsidDel="00A374FB">
          <w:delText>green = razer), choose three preferred keyboard, and one dream keyboard</w:delText>
        </w:r>
        <w:r w:rsidR="007B7338" w:rsidDel="00A374FB">
          <w:delText xml:space="preserve">, type of </w:delText>
        </w:r>
        <w:r w:rsidR="00EE6A68" w:rsidDel="00A374FB">
          <w:delText>keyboard (</w:delText>
        </w:r>
        <w:r w:rsidR="007B7338" w:rsidDel="00A374FB">
          <w:delText xml:space="preserve">low profile, </w:delText>
        </w:r>
        <w:r w:rsidR="00BE65B1" w:rsidDel="00A374FB">
          <w:delText>non-low</w:delText>
        </w:r>
        <w:r w:rsidR="007B7338" w:rsidDel="00A374FB">
          <w:delText xml:space="preserve"> profile</w:delText>
        </w:r>
        <w:r w:rsidR="002354A1" w:rsidDel="00A374FB">
          <w:delText>,</w:delText>
        </w:r>
        <w:r w:rsidR="007B7338" w:rsidDel="00A374FB">
          <w:delText>)</w:delText>
        </w:r>
        <w:r w:rsidR="002354A1" w:rsidDel="00A374FB">
          <w:delText>, dimension of keyboard (x,y,z)</w:delText>
        </w:r>
      </w:del>
    </w:p>
    <w:p w14:paraId="0623D62A" w14:textId="77777777" w:rsidR="006901D5" w:rsidRDefault="006901D5" w:rsidP="00A374FB">
      <w:pPr>
        <w:ind w:firstLine="576"/>
        <w:pPrChange w:id="686" w:author="Zhong MIng Tan" w:date="2020-10-17T14:57:00Z">
          <w:pPr>
            <w:spacing w:line="259" w:lineRule="auto"/>
          </w:pPr>
        </w:pPrChange>
      </w:pPr>
      <w:r>
        <w:br w:type="page"/>
      </w:r>
    </w:p>
    <w:p w14:paraId="3649FE65" w14:textId="4EB7D73C" w:rsidR="001A52C7" w:rsidRPr="00123055" w:rsidRDefault="00E60049" w:rsidP="00D05FF0">
      <w:pPr>
        <w:pStyle w:val="Heading2"/>
        <w:rPr>
          <w:rFonts w:cs="Times New Roman"/>
          <w:szCs w:val="24"/>
          <w:lang w:val="en-US"/>
        </w:rPr>
      </w:pPr>
      <w:bookmarkStart w:id="687" w:name="_Toc53839413"/>
      <w:r w:rsidRPr="00123055">
        <w:rPr>
          <w:rFonts w:cs="Times New Roman"/>
          <w:szCs w:val="24"/>
          <w:lang w:val="en-US"/>
        </w:rPr>
        <w:lastRenderedPageBreak/>
        <w:t>Problem Statement</w:t>
      </w:r>
      <w:bookmarkEnd w:id="687"/>
    </w:p>
    <w:p w14:paraId="17F7F1A8" w14:textId="7986801F" w:rsidR="007A0473" w:rsidRDefault="00891FC8" w:rsidP="007A0473">
      <w:pPr>
        <w:pStyle w:val="Heading3"/>
        <w:rPr>
          <w:rFonts w:cs="Times New Roman"/>
          <w:lang w:val="en-US"/>
        </w:rPr>
      </w:pPr>
      <w:bookmarkStart w:id="688" w:name="_Toc53839414"/>
      <w:r>
        <w:rPr>
          <w:rFonts w:cs="Times New Roman"/>
          <w:lang w:val="en-US"/>
        </w:rPr>
        <w:t>Choosing the gaming gear manually</w:t>
      </w:r>
      <w:bookmarkEnd w:id="688"/>
    </w:p>
    <w:p w14:paraId="138E53BD" w14:textId="368BD531" w:rsidR="00654E77" w:rsidRPr="00654E77" w:rsidRDefault="00654E77" w:rsidP="00654E77">
      <w:pPr>
        <w:ind w:left="720"/>
        <w:rPr>
          <w:lang w:val="en-US"/>
        </w:rPr>
      </w:pPr>
      <w:r>
        <w:rPr>
          <w:lang w:val="en-US"/>
        </w:rPr>
        <w:t xml:space="preserve">The choose a suitable gaming gear required a lot of effort. It needs </w:t>
      </w:r>
      <w:r w:rsidR="00D16E4C">
        <w:rPr>
          <w:lang w:val="en-US"/>
        </w:rPr>
        <w:t>some</w:t>
      </w:r>
      <w:r>
        <w:rPr>
          <w:lang w:val="en-US"/>
        </w:rPr>
        <w:t xml:space="preserve"> electronic and physical knowledge to choose the right </w:t>
      </w:r>
      <w:r w:rsidR="00D16E4C">
        <w:rPr>
          <w:lang w:val="en-US"/>
        </w:rPr>
        <w:t xml:space="preserve">mechanical </w:t>
      </w:r>
      <w:r>
        <w:rPr>
          <w:lang w:val="en-US"/>
        </w:rPr>
        <w:t xml:space="preserve">switch. </w:t>
      </w:r>
      <w:r w:rsidR="00DB5CFB">
        <w:rPr>
          <w:lang w:val="en-US"/>
        </w:rPr>
        <w:t>For example</w:t>
      </w:r>
      <w:r>
        <w:rPr>
          <w:lang w:val="en-US"/>
        </w:rPr>
        <w:t xml:space="preserve">, it required to do a lot of research on different branding and different key switch to understand the purpose of design and their </w:t>
      </w:r>
      <w:r w:rsidR="00DB5CFB">
        <w:rPr>
          <w:lang w:val="en-US"/>
        </w:rPr>
        <w:t xml:space="preserve">feeling. Mouse also involved </w:t>
      </w:r>
      <w:r w:rsidR="00623D61">
        <w:rPr>
          <w:lang w:val="en-US"/>
        </w:rPr>
        <w:t xml:space="preserve">big amount of sensor, branding and concept between different company. </w:t>
      </w:r>
      <w:r w:rsidR="00246AE4">
        <w:rPr>
          <w:lang w:val="en-US"/>
        </w:rPr>
        <w:t>Customer</w:t>
      </w:r>
      <w:r w:rsidR="00623D61">
        <w:rPr>
          <w:lang w:val="en-US"/>
        </w:rPr>
        <w:t xml:space="preserve"> need to do a lot research on a single product.</w:t>
      </w:r>
    </w:p>
    <w:p w14:paraId="65679426" w14:textId="63CFEC59" w:rsidR="00020F14" w:rsidRDefault="00465B96" w:rsidP="00020F14">
      <w:pPr>
        <w:pStyle w:val="Heading3"/>
        <w:rPr>
          <w:rFonts w:cs="Times New Roman"/>
        </w:rPr>
      </w:pPr>
      <w:bookmarkStart w:id="689" w:name="_Toc53839415"/>
      <w:r>
        <w:rPr>
          <w:rFonts w:cs="Times New Roman"/>
        </w:rPr>
        <w:t>Inaccurate</w:t>
      </w:r>
      <w:r w:rsidR="00EB20E0">
        <w:rPr>
          <w:rFonts w:cs="Times New Roman"/>
        </w:rPr>
        <w:t xml:space="preserve"> to search a </w:t>
      </w:r>
      <w:r w:rsidR="00217B3B">
        <w:rPr>
          <w:rFonts w:cs="Times New Roman"/>
        </w:rPr>
        <w:t>gaming gear</w:t>
      </w:r>
      <w:bookmarkEnd w:id="689"/>
    </w:p>
    <w:p w14:paraId="4BFC4DB0" w14:textId="2C3273E8" w:rsidR="00B5501A" w:rsidRPr="00B5501A" w:rsidRDefault="00401768" w:rsidP="00B5501A">
      <w:pPr>
        <w:ind w:left="720"/>
      </w:pPr>
      <w:r>
        <w:t xml:space="preserve">Sometime the computer store does not provide the gaming gear that suitable for </w:t>
      </w:r>
      <w:r w:rsidR="00246AE4">
        <w:t>customer</w:t>
      </w:r>
      <w:r>
        <w:t xml:space="preserve">. </w:t>
      </w:r>
      <w:r w:rsidR="00D61643">
        <w:t xml:space="preserve">They may advice the </w:t>
      </w:r>
      <w:r w:rsidR="00246AE4">
        <w:t>customer</w:t>
      </w:r>
      <w:r w:rsidR="00D61643">
        <w:t xml:space="preserve"> go for alternative choice. But alternative choice may not suitable for him</w:t>
      </w:r>
      <w:r w:rsidR="009D1256">
        <w:t xml:space="preserve">. The salesman in the shop will have limited knowledge or unconscious bias to suggest a gaming gear to </w:t>
      </w:r>
      <w:r w:rsidR="00246AE4">
        <w:t>customer</w:t>
      </w:r>
      <w:r w:rsidR="009D1256">
        <w:t xml:space="preserve">. Next is the sales man have commination issues with the </w:t>
      </w:r>
      <w:r w:rsidR="00246AE4">
        <w:t>customer</w:t>
      </w:r>
      <w:r w:rsidR="009D1256">
        <w:t>, this will make some misunderstanding and lead to wrong decision.</w:t>
      </w:r>
    </w:p>
    <w:p w14:paraId="2FD138F0" w14:textId="43EACBFA" w:rsidR="003B2F98" w:rsidRDefault="00802AEA" w:rsidP="003B2F98">
      <w:pPr>
        <w:pStyle w:val="Heading3"/>
        <w:rPr>
          <w:rFonts w:cs="Times New Roman"/>
        </w:rPr>
      </w:pPr>
      <w:bookmarkStart w:id="690" w:name="_Toc53839416"/>
      <w:r>
        <w:rPr>
          <w:rFonts w:cs="Times New Roman"/>
        </w:rPr>
        <w:t xml:space="preserve">Long searching and exploring time to </w:t>
      </w:r>
      <w:r w:rsidR="0001033D">
        <w:rPr>
          <w:rFonts w:cs="Times New Roman"/>
        </w:rPr>
        <w:t>find a suitable gaming gear</w:t>
      </w:r>
      <w:bookmarkEnd w:id="690"/>
    </w:p>
    <w:p w14:paraId="35449BEC" w14:textId="4847769F" w:rsidR="005811DB" w:rsidRPr="003B2F98" w:rsidRDefault="00246AE4" w:rsidP="003B2F98">
      <w:pPr>
        <w:ind w:left="576"/>
        <w:rPr>
          <w:rFonts w:cs="Times New Roman"/>
        </w:rPr>
      </w:pPr>
      <w:r>
        <w:t>Customer</w:t>
      </w:r>
      <w:r w:rsidR="003B2F98">
        <w:t xml:space="preserve"> need to spend a lot of time to study the knowledge that required for each gaming gear. For example, the structure of the mechanical switch on the keyboard, the                                               pressure required, sound</w:t>
      </w:r>
      <w:r w:rsidR="0034779A">
        <w:t xml:space="preserve"> and etc.</w:t>
      </w:r>
      <w:r w:rsidR="00246E0D">
        <w:t xml:space="preserve"> Apart from that, the type of sensor for a mouse</w:t>
      </w:r>
      <w:r w:rsidR="00486737">
        <w:t xml:space="preserve"> also play a big role. For example, laser sensor and optical sensor perform very different on different surface.</w:t>
      </w:r>
      <w:r w:rsidR="005811DB">
        <w:br w:type="page"/>
      </w:r>
    </w:p>
    <w:p w14:paraId="5AFB72F9" w14:textId="03877282" w:rsidR="005F47E1" w:rsidRPr="00123055" w:rsidRDefault="00E60049" w:rsidP="00D05FF0">
      <w:pPr>
        <w:pStyle w:val="Heading2"/>
        <w:rPr>
          <w:rFonts w:cs="Times New Roman"/>
          <w:szCs w:val="24"/>
        </w:rPr>
      </w:pPr>
      <w:bookmarkStart w:id="691" w:name="_Toc53839417"/>
      <w:r w:rsidRPr="00123055">
        <w:rPr>
          <w:rFonts w:cs="Times New Roman"/>
          <w:szCs w:val="24"/>
        </w:rPr>
        <w:lastRenderedPageBreak/>
        <w:t>Objectives</w:t>
      </w:r>
      <w:bookmarkEnd w:id="691"/>
    </w:p>
    <w:p w14:paraId="736BBC55" w14:textId="1D0C404C" w:rsidR="00DB5CFB" w:rsidRDefault="00DB5CFB" w:rsidP="00DB5CFB">
      <w:pPr>
        <w:pStyle w:val="Heading3"/>
        <w:rPr>
          <w:rFonts w:cs="Times New Roman"/>
          <w:lang w:val="en-US"/>
        </w:rPr>
      </w:pPr>
      <w:bookmarkStart w:id="692" w:name="_Toc53839418"/>
      <w:r>
        <w:rPr>
          <w:rFonts w:cs="Times New Roman"/>
          <w:lang w:val="en-US"/>
        </w:rPr>
        <w:t>Automate the process to choose the gaming gear</w:t>
      </w:r>
      <w:bookmarkEnd w:id="692"/>
    </w:p>
    <w:p w14:paraId="7A0B5C54" w14:textId="5BCFE53A" w:rsidR="00B37FFB" w:rsidRPr="00B37FFB" w:rsidRDefault="00B37FFB" w:rsidP="00B37FFB">
      <w:pPr>
        <w:ind w:left="720"/>
        <w:rPr>
          <w:lang w:val="en-US"/>
        </w:rPr>
      </w:pPr>
      <w:r>
        <w:rPr>
          <w:lang w:val="en-US"/>
        </w:rPr>
        <w:t xml:space="preserve">This app will automate the process to </w:t>
      </w:r>
      <w:proofErr w:type="spellStart"/>
      <w:r>
        <w:rPr>
          <w:lang w:val="en-US"/>
        </w:rPr>
        <w:t>chose</w:t>
      </w:r>
      <w:proofErr w:type="spellEnd"/>
      <w:r>
        <w:rPr>
          <w:lang w:val="en-US"/>
        </w:rPr>
        <w:t xml:space="preserve"> a gaming gear. To choose a gaming gear required a lot of research and knowledge. This can minimum the knowledge required and </w:t>
      </w:r>
      <w:r w:rsidR="00AA707D">
        <w:rPr>
          <w:lang w:val="en-US"/>
        </w:rPr>
        <w:t>reducing the</w:t>
      </w:r>
      <w:r>
        <w:rPr>
          <w:lang w:val="en-US"/>
        </w:rPr>
        <w:t xml:space="preserve"> </w:t>
      </w:r>
      <w:r w:rsidR="00DE4F2C">
        <w:rPr>
          <w:lang w:val="en-US"/>
        </w:rPr>
        <w:t xml:space="preserve">time </w:t>
      </w:r>
      <w:r w:rsidR="00AA707D">
        <w:rPr>
          <w:lang w:val="en-US"/>
        </w:rPr>
        <w:t xml:space="preserve">required </w:t>
      </w:r>
      <w:r w:rsidR="00DE4F2C">
        <w:rPr>
          <w:lang w:val="en-US"/>
        </w:rPr>
        <w:t xml:space="preserve">to choose a </w:t>
      </w:r>
      <w:r w:rsidR="00AA707D">
        <w:rPr>
          <w:lang w:val="en-US"/>
        </w:rPr>
        <w:t>more suitable</w:t>
      </w:r>
      <w:r w:rsidR="00DE4F2C">
        <w:rPr>
          <w:lang w:val="en-US"/>
        </w:rPr>
        <w:t xml:space="preserve"> gaming gear</w:t>
      </w:r>
      <w:r w:rsidR="00AA707D">
        <w:rPr>
          <w:lang w:val="en-US"/>
        </w:rPr>
        <w:t xml:space="preserve"> on the marke</w:t>
      </w:r>
      <w:r w:rsidR="007F3BC2">
        <w:rPr>
          <w:lang w:val="en-US"/>
        </w:rPr>
        <w:t>t by automate the searching and exploring process.</w:t>
      </w:r>
    </w:p>
    <w:p w14:paraId="6A3F0C0B" w14:textId="77777777" w:rsidR="00465B96" w:rsidRDefault="00465B96" w:rsidP="00465B96">
      <w:pPr>
        <w:pStyle w:val="Heading3"/>
        <w:rPr>
          <w:rFonts w:cs="Times New Roman"/>
        </w:rPr>
      </w:pPr>
      <w:bookmarkStart w:id="693" w:name="_Toc53839419"/>
      <w:r>
        <w:rPr>
          <w:rFonts w:cs="Times New Roman"/>
        </w:rPr>
        <w:t>Improve the accuracy to search a gaming gear</w:t>
      </w:r>
      <w:bookmarkEnd w:id="693"/>
    </w:p>
    <w:p w14:paraId="27373D00" w14:textId="4DCDDD6D" w:rsidR="004757BB" w:rsidRPr="004757BB" w:rsidRDefault="00E12B08" w:rsidP="004757BB">
      <w:pPr>
        <w:ind w:left="720"/>
      </w:pPr>
      <w:r>
        <w:t xml:space="preserve">Machine learning model able to provide a bias free analysis process and maintain neutral mind. Apart from that, this able to solve the issues of inadequate knowledge of </w:t>
      </w:r>
      <w:r w:rsidR="00246AE4">
        <w:t>customer</w:t>
      </w:r>
      <w:r>
        <w:t xml:space="preserve"> and suggest the most prefer gaming gear. </w:t>
      </w:r>
      <w:r w:rsidR="005449E7">
        <w:t xml:space="preserve">This can avoid the </w:t>
      </w:r>
      <w:r w:rsidR="00246AE4">
        <w:t>customer</w:t>
      </w:r>
      <w:r w:rsidR="005449E7">
        <w:t xml:space="preserve"> affected by the salesman that may lead to wrong decision.</w:t>
      </w:r>
    </w:p>
    <w:p w14:paraId="66627CEA" w14:textId="7EE8519A" w:rsidR="005449E7" w:rsidRDefault="005449E7" w:rsidP="005449E7">
      <w:pPr>
        <w:pStyle w:val="Heading3"/>
        <w:rPr>
          <w:rFonts w:cs="Times New Roman"/>
        </w:rPr>
      </w:pPr>
      <w:bookmarkStart w:id="694" w:name="_Toc53839420"/>
      <w:r>
        <w:rPr>
          <w:rFonts w:cs="Times New Roman"/>
        </w:rPr>
        <w:t>Reduce the long searching process and exploring time to find a suitable gaming gear</w:t>
      </w:r>
      <w:bookmarkEnd w:id="694"/>
    </w:p>
    <w:p w14:paraId="318F82CC" w14:textId="1115EF69" w:rsidR="005449E7" w:rsidRPr="005449E7" w:rsidRDefault="005449E7" w:rsidP="005449E7">
      <w:pPr>
        <w:ind w:left="576"/>
      </w:pPr>
      <w:r>
        <w:t xml:space="preserve">This mobile app able to help </w:t>
      </w:r>
      <w:r w:rsidR="00246AE4">
        <w:t>customer</w:t>
      </w:r>
      <w:r>
        <w:t xml:space="preserve"> to make decision in short amount of time. It able to reduce the long search process and exploring time to find a suitable gaming gear by asking few questions. This mobile app able to suggest the </w:t>
      </w:r>
      <w:r w:rsidR="00755200">
        <w:t xml:space="preserve">gaming gear that most suitable for the </w:t>
      </w:r>
      <w:r w:rsidR="00246AE4">
        <w:t>customer</w:t>
      </w:r>
      <w:r w:rsidR="00755200">
        <w:t xml:space="preserve"> based on the personal preferences that learned by machine learning model.</w:t>
      </w:r>
    </w:p>
    <w:p w14:paraId="04E9FC38" w14:textId="19FEC91B" w:rsidR="00110F7B" w:rsidRPr="005449E7" w:rsidRDefault="00110F7B" w:rsidP="005449E7">
      <w:pPr>
        <w:ind w:left="576"/>
      </w:pPr>
      <w:r w:rsidRPr="005449E7">
        <w:br w:type="page"/>
      </w:r>
    </w:p>
    <w:p w14:paraId="2ACCE478" w14:textId="202B84C8" w:rsidR="000E7301" w:rsidRDefault="0013226A" w:rsidP="00D05FF0">
      <w:pPr>
        <w:pStyle w:val="Heading2"/>
        <w:rPr>
          <w:rFonts w:cs="Times New Roman"/>
          <w:szCs w:val="24"/>
          <w:lang w:val="en-US"/>
        </w:rPr>
      </w:pPr>
      <w:bookmarkStart w:id="695" w:name="_Toc53839421"/>
      <w:r>
        <w:rPr>
          <w:rFonts w:cs="Times New Roman"/>
          <w:szCs w:val="24"/>
          <w:lang w:val="en-US"/>
        </w:rPr>
        <w:lastRenderedPageBreak/>
        <w:t>Comparison</w:t>
      </w:r>
      <w:bookmarkEnd w:id="695"/>
    </w:p>
    <w:p w14:paraId="148052A8" w14:textId="23467625" w:rsidR="000E7301" w:rsidRDefault="00C025F8" w:rsidP="000E7301">
      <w:pPr>
        <w:rPr>
          <w:lang w:val="en-US"/>
        </w:rPr>
      </w:pPr>
      <w:r>
        <w:rPr>
          <w:noProof/>
        </w:rPr>
        <w:drawing>
          <wp:inline distT="0" distB="0" distL="0" distR="0" wp14:anchorId="70DCCE90" wp14:editId="1DFD3389">
            <wp:extent cx="5731510" cy="3704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306EC93C" w14:textId="1A51AA6C" w:rsidR="000E7301" w:rsidRPr="000E7301" w:rsidRDefault="000E7301" w:rsidP="000E7301">
      <w:pPr>
        <w:rPr>
          <w:lang w:val="en-US"/>
        </w:rPr>
      </w:pPr>
      <w:r>
        <w:rPr>
          <w:lang w:val="en-US"/>
        </w:rPr>
        <w:t xml:space="preserve">The </w:t>
      </w:r>
      <w:r w:rsidR="00A62906">
        <w:rPr>
          <w:lang w:val="en-US"/>
        </w:rPr>
        <w:t xml:space="preserve">proposed method replaces the </w:t>
      </w:r>
      <w:r w:rsidR="00212E51">
        <w:rPr>
          <w:lang w:val="en-US"/>
        </w:rPr>
        <w:t>salesman</w:t>
      </w:r>
      <w:r w:rsidR="00A62906">
        <w:rPr>
          <w:lang w:val="en-US"/>
        </w:rPr>
        <w:t xml:space="preserve"> by using </w:t>
      </w:r>
      <w:r w:rsidR="00070D2C">
        <w:rPr>
          <w:lang w:val="en-US"/>
        </w:rPr>
        <w:t>machine learning model</w:t>
      </w:r>
      <w:r w:rsidR="00A62906">
        <w:rPr>
          <w:lang w:val="en-US"/>
        </w:rPr>
        <w:t xml:space="preserve">. This can solve the </w:t>
      </w:r>
      <w:r w:rsidR="00070D2C">
        <w:rPr>
          <w:lang w:val="en-US"/>
        </w:rPr>
        <w:t xml:space="preserve">bias issues that caused by the </w:t>
      </w:r>
      <w:r w:rsidR="00C025F8">
        <w:rPr>
          <w:lang w:val="en-US"/>
        </w:rPr>
        <w:t>salesman</w:t>
      </w:r>
      <w:r w:rsidR="00A62906">
        <w:rPr>
          <w:lang w:val="en-US"/>
        </w:rPr>
        <w:t xml:space="preserve">. The traditional method </w:t>
      </w:r>
      <w:r w:rsidR="00B55C7B">
        <w:rPr>
          <w:lang w:val="en-US"/>
        </w:rPr>
        <w:t>salesman</w:t>
      </w:r>
      <w:r w:rsidR="00A62906">
        <w:rPr>
          <w:lang w:val="en-US"/>
        </w:rPr>
        <w:t xml:space="preserve"> </w:t>
      </w:r>
      <w:r w:rsidR="00B55C7B">
        <w:rPr>
          <w:lang w:val="en-US"/>
        </w:rPr>
        <w:t xml:space="preserve">will use their pass experience to suggest a product to a customer. This may add some bias to some particular product. This app able to maintain neutral </w:t>
      </w:r>
      <w:r w:rsidR="00246AE4">
        <w:rPr>
          <w:lang w:val="en-US"/>
        </w:rPr>
        <w:t>to suggest a product to the customer.</w:t>
      </w:r>
      <w:r w:rsidR="00311B04">
        <w:rPr>
          <w:lang w:val="en-US"/>
        </w:rPr>
        <w:t xml:space="preserve"> This mobile app able to help customer to get the most suitable gaming gear with the help of the machine learning model.</w:t>
      </w:r>
    </w:p>
    <w:p w14:paraId="32F68979" w14:textId="313A75FB" w:rsidR="00353070" w:rsidRPr="00123055" w:rsidRDefault="00E60049" w:rsidP="00D05FF0">
      <w:pPr>
        <w:pStyle w:val="Heading2"/>
        <w:rPr>
          <w:rFonts w:cs="Times New Roman"/>
          <w:szCs w:val="24"/>
          <w:lang w:val="en-US"/>
        </w:rPr>
      </w:pPr>
      <w:bookmarkStart w:id="696" w:name="_Toc53839422"/>
      <w:r w:rsidRPr="00123055">
        <w:rPr>
          <w:rFonts w:cs="Times New Roman"/>
          <w:szCs w:val="24"/>
          <w:lang w:val="en-US"/>
        </w:rPr>
        <w:t>Scope</w:t>
      </w:r>
      <w:bookmarkEnd w:id="696"/>
    </w:p>
    <w:p w14:paraId="46B85DD2" w14:textId="7BC5144A" w:rsidR="00E454D0" w:rsidRDefault="006A285F" w:rsidP="002A5807">
      <w:pPr>
        <w:rPr>
          <w:lang w:val="en-US"/>
        </w:rPr>
      </w:pPr>
      <w:r>
        <w:rPr>
          <w:lang w:val="en-US"/>
        </w:rPr>
        <w:t>Domain</w:t>
      </w:r>
    </w:p>
    <w:p w14:paraId="52A86127" w14:textId="64915834" w:rsidR="00002FDA" w:rsidRDefault="00002FDA" w:rsidP="002A5807">
      <w:pPr>
        <w:rPr>
          <w:lang w:val="en-US"/>
        </w:rPr>
      </w:pPr>
      <w:r>
        <w:rPr>
          <w:lang w:val="en-US"/>
        </w:rPr>
        <w:tab/>
      </w:r>
      <w:r w:rsidR="008D6138">
        <w:rPr>
          <w:lang w:val="en-US"/>
        </w:rPr>
        <w:t>The domain will focus</w:t>
      </w:r>
      <w:r w:rsidR="00577D15">
        <w:rPr>
          <w:lang w:val="en-US"/>
        </w:rPr>
        <w:t xml:space="preserve"> </w:t>
      </w:r>
      <w:r w:rsidR="007769B0">
        <w:rPr>
          <w:lang w:val="en-US"/>
        </w:rPr>
        <w:t xml:space="preserve">on </w:t>
      </w:r>
      <w:r w:rsidR="00052925">
        <w:rPr>
          <w:lang w:val="en-US"/>
        </w:rPr>
        <w:t>keyboard</w:t>
      </w:r>
      <w:r w:rsidR="007769B0">
        <w:rPr>
          <w:lang w:val="en-US"/>
        </w:rPr>
        <w:t xml:space="preserve">. </w:t>
      </w:r>
      <w:r w:rsidR="00052925">
        <w:rPr>
          <w:lang w:val="en-US"/>
        </w:rPr>
        <w:t xml:space="preserve">They keyboard can be classify in to different category from few </w:t>
      </w:r>
      <w:r w:rsidR="00F8397B">
        <w:rPr>
          <w:lang w:val="en-US"/>
        </w:rPr>
        <w:t>perspectives</w:t>
      </w:r>
      <w:r w:rsidR="00052925">
        <w:rPr>
          <w:lang w:val="en-US"/>
        </w:rPr>
        <w:t xml:space="preserve">. The keyboard </w:t>
      </w:r>
      <w:proofErr w:type="gramStart"/>
      <w:r w:rsidR="00052925">
        <w:rPr>
          <w:lang w:val="en-US"/>
        </w:rPr>
        <w:t>have</w:t>
      </w:r>
      <w:proofErr w:type="gramEnd"/>
      <w:r w:rsidR="00052925">
        <w:rPr>
          <w:lang w:val="en-US"/>
        </w:rPr>
        <w:t xml:space="preserve"> different type of layout which include Full Size </w:t>
      </w:r>
      <w:r w:rsidR="00F8397B">
        <w:rPr>
          <w:lang w:val="en-US"/>
        </w:rPr>
        <w:t>Keyboard (</w:t>
      </w:r>
      <w:r w:rsidR="00052925">
        <w:rPr>
          <w:lang w:val="en-US"/>
        </w:rPr>
        <w:t xml:space="preserve">100%), </w:t>
      </w:r>
      <w:r w:rsidR="00F8397B">
        <w:rPr>
          <w:lang w:val="en-US"/>
        </w:rPr>
        <w:t>Ten keyless</w:t>
      </w:r>
      <w:r w:rsidR="00052925">
        <w:rPr>
          <w:lang w:val="en-US"/>
        </w:rPr>
        <w:t xml:space="preserve"> (TKL, 87-88%)</w:t>
      </w:r>
      <w:r w:rsidR="00F8397B">
        <w:rPr>
          <w:lang w:val="en-US"/>
        </w:rPr>
        <w:t>, Compact (75%), 65%, Super Compact (60%) and Split Columnar Staggered. Apart from that</w:t>
      </w:r>
      <w:r w:rsidR="009E2570">
        <w:rPr>
          <w:lang w:val="en-US"/>
        </w:rPr>
        <w:t xml:space="preserve">, the mechanical keyboard also included mechanical switches from different branding, color, actuation force, and sound signature. Mechanical switches manufacture includes Cherry Mx, </w:t>
      </w:r>
      <w:proofErr w:type="spellStart"/>
      <w:r w:rsidR="00143A01">
        <w:rPr>
          <w:lang w:val="en-US"/>
        </w:rPr>
        <w:t>Kailh</w:t>
      </w:r>
      <w:proofErr w:type="spellEnd"/>
      <w:r w:rsidR="00143A01">
        <w:rPr>
          <w:lang w:val="en-US"/>
        </w:rPr>
        <w:t>, Razer, Logitech, GX SteelSeries QS1</w:t>
      </w:r>
      <w:r w:rsidR="00245677">
        <w:rPr>
          <w:lang w:val="en-US"/>
        </w:rPr>
        <w:t xml:space="preserve">, Cooler Master, Bloody, </w:t>
      </w:r>
      <w:proofErr w:type="spellStart"/>
      <w:r w:rsidR="00245677">
        <w:rPr>
          <w:lang w:val="en-US"/>
        </w:rPr>
        <w:t>Gateron</w:t>
      </w:r>
      <w:proofErr w:type="spellEnd"/>
      <w:r w:rsidR="00245677">
        <w:rPr>
          <w:lang w:val="en-US"/>
        </w:rPr>
        <w:t xml:space="preserve"> and more.</w:t>
      </w:r>
      <w:r w:rsidR="006A4177">
        <w:rPr>
          <w:lang w:val="en-US"/>
        </w:rPr>
        <w:t xml:space="preserve"> This project only will analyze </w:t>
      </w:r>
      <w:r w:rsidR="006A4177">
        <w:rPr>
          <w:lang w:val="en-US"/>
        </w:rPr>
        <w:lastRenderedPageBreak/>
        <w:t xml:space="preserve">from the perspective of type of mechanical switches such as Linear Red, Linear Black, </w:t>
      </w:r>
      <w:proofErr w:type="spellStart"/>
      <w:r w:rsidR="006A4177">
        <w:rPr>
          <w:lang w:val="en-US"/>
        </w:rPr>
        <w:t>Clicky</w:t>
      </w:r>
      <w:proofErr w:type="spellEnd"/>
      <w:r w:rsidR="006A4177">
        <w:rPr>
          <w:lang w:val="en-US"/>
        </w:rPr>
        <w:t xml:space="preserve"> Blue, Tactile Brown</w:t>
      </w:r>
      <w:r w:rsidR="009E0823">
        <w:rPr>
          <w:lang w:val="en-US"/>
        </w:rPr>
        <w:t xml:space="preserve">, </w:t>
      </w:r>
      <w:r w:rsidR="006A4177">
        <w:rPr>
          <w:lang w:val="en-US"/>
        </w:rPr>
        <w:t>Romer G and Optical switch.</w:t>
      </w:r>
      <w:r w:rsidR="000921F2">
        <w:rPr>
          <w:lang w:val="en-US"/>
        </w:rPr>
        <w:t xml:space="preserve"> Next is the design of the keyboard, nowadays low-profile keyboard getting more attention. This project will include low profile keyboard and not low-profile keyboard.</w:t>
      </w:r>
      <w:r w:rsidR="00785E63">
        <w:rPr>
          <w:lang w:val="en-US"/>
        </w:rPr>
        <w:t xml:space="preserve"> The keyboard feature also very important for user, it include macro key, media key, function key, lightning and etc. This project will only include is it include backlighting.</w:t>
      </w:r>
    </w:p>
    <w:p w14:paraId="45E56560" w14:textId="372DEA44" w:rsidR="00D02383" w:rsidRDefault="00D02383" w:rsidP="002A5807">
      <w:pPr>
        <w:rPr>
          <w:lang w:val="en-US"/>
        </w:rPr>
      </w:pPr>
      <w:r>
        <w:rPr>
          <w:lang w:val="en-US"/>
        </w:rPr>
        <w:t>Project Scope</w:t>
      </w:r>
    </w:p>
    <w:p w14:paraId="7780F1B7" w14:textId="0615F2AB" w:rsidR="00D306FD" w:rsidRDefault="00D306FD" w:rsidP="00A61739">
      <w:pPr>
        <w:pStyle w:val="ListParagraph"/>
        <w:numPr>
          <w:ilvl w:val="0"/>
          <w:numId w:val="23"/>
        </w:numPr>
        <w:rPr>
          <w:lang w:val="en-US"/>
        </w:rPr>
      </w:pPr>
      <w:r>
        <w:rPr>
          <w:lang w:val="en-US"/>
        </w:rPr>
        <w:t xml:space="preserve">Perform pre-processing techniques to data set </w:t>
      </w:r>
      <w:r w:rsidR="00281470">
        <w:rPr>
          <w:lang w:val="en-US"/>
        </w:rPr>
        <w:t>to improve the number of sample and quality of it</w:t>
      </w:r>
    </w:p>
    <w:p w14:paraId="03582C09" w14:textId="5EA5DF46" w:rsidR="00281470" w:rsidRDefault="00281470" w:rsidP="00A61739">
      <w:pPr>
        <w:pStyle w:val="ListParagraph"/>
        <w:numPr>
          <w:ilvl w:val="0"/>
          <w:numId w:val="23"/>
        </w:numPr>
        <w:rPr>
          <w:lang w:val="en-US"/>
        </w:rPr>
      </w:pPr>
      <w:r>
        <w:rPr>
          <w:lang w:val="en-US"/>
        </w:rPr>
        <w:t xml:space="preserve">Train a custom model by using </w:t>
      </w:r>
      <w:r w:rsidR="00A51DCD">
        <w:rPr>
          <w:lang w:val="en-US"/>
        </w:rPr>
        <w:t>TensorFlow</w:t>
      </w:r>
    </w:p>
    <w:p w14:paraId="4E71BFC5" w14:textId="13577857" w:rsidR="00071E3C" w:rsidRPr="00071E3C" w:rsidRDefault="00071E3C" w:rsidP="00A61739">
      <w:pPr>
        <w:pStyle w:val="ListParagraph"/>
        <w:numPr>
          <w:ilvl w:val="0"/>
          <w:numId w:val="23"/>
        </w:numPr>
        <w:rPr>
          <w:lang w:val="en-US"/>
        </w:rPr>
      </w:pPr>
      <w:r>
        <w:rPr>
          <w:lang w:val="en-US"/>
        </w:rPr>
        <w:t xml:space="preserve">Develop </w:t>
      </w:r>
      <w:r w:rsidR="000E7301">
        <w:rPr>
          <w:lang w:val="en-US"/>
        </w:rPr>
        <w:t>a</w:t>
      </w:r>
      <w:r>
        <w:rPr>
          <w:lang w:val="en-US"/>
        </w:rPr>
        <w:t xml:space="preserve"> Flask API to forward the image to </w:t>
      </w:r>
      <w:r w:rsidR="00A51DCD">
        <w:rPr>
          <w:lang w:val="en-US"/>
        </w:rPr>
        <w:t>TensorFlow</w:t>
      </w:r>
      <w:r>
        <w:rPr>
          <w:lang w:val="en-US"/>
        </w:rPr>
        <w:t xml:space="preserve"> API and return the prediction</w:t>
      </w:r>
      <w:r w:rsidR="00A51DCD">
        <w:rPr>
          <w:lang w:val="en-US"/>
        </w:rPr>
        <w:t xml:space="preserve"> result</w:t>
      </w:r>
      <w:r>
        <w:rPr>
          <w:lang w:val="en-US"/>
        </w:rPr>
        <w:t>.</w:t>
      </w:r>
    </w:p>
    <w:p w14:paraId="0C4AD9E7" w14:textId="7EB26942" w:rsidR="00281470" w:rsidRDefault="00281470" w:rsidP="00A61739">
      <w:pPr>
        <w:pStyle w:val="ListParagraph"/>
        <w:numPr>
          <w:ilvl w:val="0"/>
          <w:numId w:val="23"/>
        </w:numPr>
        <w:rPr>
          <w:lang w:val="en-US"/>
        </w:rPr>
      </w:pPr>
      <w:r>
        <w:rPr>
          <w:lang w:val="en-US"/>
        </w:rPr>
        <w:t xml:space="preserve">Develop an apps which capable to </w:t>
      </w:r>
      <w:r w:rsidR="00A51DCD">
        <w:rPr>
          <w:lang w:val="en-US"/>
        </w:rPr>
        <w:t>send a sequence of answer</w:t>
      </w:r>
      <w:r>
        <w:rPr>
          <w:lang w:val="en-US"/>
        </w:rPr>
        <w:t xml:space="preserve"> and send to Google </w:t>
      </w:r>
      <w:r w:rsidR="00A51DCD">
        <w:rPr>
          <w:lang w:val="en-US"/>
        </w:rPr>
        <w:t>TensorFlow</w:t>
      </w:r>
      <w:r>
        <w:rPr>
          <w:lang w:val="en-US"/>
        </w:rPr>
        <w:t xml:space="preserve"> API for further processing.</w:t>
      </w:r>
    </w:p>
    <w:p w14:paraId="4CF64E2B" w14:textId="10FF52D4" w:rsidR="00D02383" w:rsidRDefault="00D02383" w:rsidP="002A5807">
      <w:pPr>
        <w:rPr>
          <w:lang w:val="en-US"/>
        </w:rPr>
      </w:pPr>
      <w:r>
        <w:rPr>
          <w:lang w:val="en-US"/>
        </w:rPr>
        <w:t>User Scope</w:t>
      </w:r>
    </w:p>
    <w:p w14:paraId="2E1950E1" w14:textId="631DC6FA" w:rsidR="00EE7220" w:rsidRDefault="00166F8C" w:rsidP="00A61739">
      <w:pPr>
        <w:pStyle w:val="ListParagraph"/>
        <w:numPr>
          <w:ilvl w:val="0"/>
          <w:numId w:val="24"/>
        </w:numPr>
        <w:rPr>
          <w:lang w:val="en-US"/>
        </w:rPr>
      </w:pPr>
      <w:r>
        <w:rPr>
          <w:lang w:val="en-US"/>
        </w:rPr>
        <w:t>This system is aimed to help</w:t>
      </w:r>
      <w:r w:rsidR="00EF422F">
        <w:rPr>
          <w:lang w:val="en-US"/>
        </w:rPr>
        <w:t xml:space="preserve"> the </w:t>
      </w:r>
      <w:r w:rsidR="0094047A">
        <w:rPr>
          <w:lang w:val="en-US"/>
        </w:rPr>
        <w:t>customer</w:t>
      </w:r>
      <w:r w:rsidR="00EF422F">
        <w:rPr>
          <w:lang w:val="en-US"/>
        </w:rPr>
        <w:t xml:space="preserve"> with</w:t>
      </w:r>
      <w:r>
        <w:rPr>
          <w:lang w:val="en-US"/>
        </w:rPr>
        <w:t xml:space="preserve"> limited knowledge and experience.</w:t>
      </w:r>
    </w:p>
    <w:p w14:paraId="5F521EA6" w14:textId="4C5A27D8" w:rsidR="00166F8C" w:rsidRPr="003813AC" w:rsidRDefault="00A51DCD" w:rsidP="003813AC">
      <w:pPr>
        <w:pStyle w:val="ListParagraph"/>
        <w:numPr>
          <w:ilvl w:val="0"/>
          <w:numId w:val="24"/>
        </w:numPr>
        <w:rPr>
          <w:lang w:val="en-US"/>
        </w:rPr>
      </w:pPr>
      <w:r>
        <w:rPr>
          <w:lang w:val="en-US"/>
        </w:rPr>
        <w:t xml:space="preserve">This system also aimed for a general </w:t>
      </w:r>
      <w:r w:rsidR="0094047A">
        <w:rPr>
          <w:lang w:val="en-US"/>
        </w:rPr>
        <w:t>customer</w:t>
      </w:r>
      <w:r>
        <w:rPr>
          <w:lang w:val="en-US"/>
        </w:rPr>
        <w:t xml:space="preserve"> which include student, office worker, professional gamer</w:t>
      </w:r>
      <w:r w:rsidR="00CD3653">
        <w:rPr>
          <w:lang w:val="en-US"/>
        </w:rPr>
        <w:t>.</w:t>
      </w:r>
    </w:p>
    <w:p w14:paraId="2FC4C949" w14:textId="55B6D109" w:rsidR="00D02383" w:rsidRDefault="002E0A95" w:rsidP="002A5807">
      <w:pPr>
        <w:rPr>
          <w:lang w:val="en-US"/>
        </w:rPr>
      </w:pPr>
      <w:r w:rsidRPr="00123055">
        <w:rPr>
          <w:lang w:val="en-US"/>
        </w:rPr>
        <w:t>System Scope</w:t>
      </w:r>
    </w:p>
    <w:p w14:paraId="26F7CADE" w14:textId="1AB09224" w:rsidR="006F26EF" w:rsidRDefault="005A6B36" w:rsidP="00A61739">
      <w:pPr>
        <w:pStyle w:val="ListParagraph"/>
        <w:numPr>
          <w:ilvl w:val="0"/>
          <w:numId w:val="25"/>
        </w:numPr>
        <w:rPr>
          <w:lang w:val="en-US"/>
        </w:rPr>
      </w:pPr>
      <w:r>
        <w:rPr>
          <w:lang w:val="en-US"/>
        </w:rPr>
        <w:t xml:space="preserve">A function </w:t>
      </w:r>
      <w:r w:rsidR="003813AC">
        <w:rPr>
          <w:lang w:val="en-US"/>
        </w:rPr>
        <w:t>to ask user a sequence of question</w:t>
      </w:r>
    </w:p>
    <w:p w14:paraId="72CBBE74" w14:textId="781483A9" w:rsidR="005A6B36" w:rsidRDefault="005A6B36" w:rsidP="00A61739">
      <w:pPr>
        <w:pStyle w:val="ListParagraph"/>
        <w:numPr>
          <w:ilvl w:val="0"/>
          <w:numId w:val="25"/>
        </w:numPr>
        <w:rPr>
          <w:lang w:val="en-US"/>
        </w:rPr>
      </w:pPr>
      <w:r>
        <w:rPr>
          <w:lang w:val="en-US"/>
        </w:rPr>
        <w:t xml:space="preserve">A function uploads </w:t>
      </w:r>
      <w:r w:rsidR="003813AC">
        <w:rPr>
          <w:lang w:val="en-US"/>
        </w:rPr>
        <w:t xml:space="preserve">a sequence of answer to webserver </w:t>
      </w:r>
      <w:r>
        <w:rPr>
          <w:lang w:val="en-US"/>
        </w:rPr>
        <w:t>automatically</w:t>
      </w:r>
    </w:p>
    <w:p w14:paraId="11F006C3" w14:textId="275CC7D7" w:rsidR="005A6B36" w:rsidRDefault="005A6B36" w:rsidP="00A61739">
      <w:pPr>
        <w:pStyle w:val="ListParagraph"/>
        <w:numPr>
          <w:ilvl w:val="0"/>
          <w:numId w:val="25"/>
        </w:numPr>
        <w:rPr>
          <w:lang w:val="en-US"/>
        </w:rPr>
      </w:pPr>
      <w:r>
        <w:rPr>
          <w:lang w:val="en-US"/>
        </w:rPr>
        <w:t xml:space="preserve">A </w:t>
      </w:r>
      <w:r w:rsidR="006C3747">
        <w:rPr>
          <w:lang w:val="en-US"/>
        </w:rPr>
        <w:t>function to validate the user input</w:t>
      </w:r>
    </w:p>
    <w:p w14:paraId="06046FB8" w14:textId="27A509AF" w:rsidR="006C3747" w:rsidRDefault="006C3747" w:rsidP="00A61739">
      <w:pPr>
        <w:pStyle w:val="ListParagraph"/>
        <w:numPr>
          <w:ilvl w:val="0"/>
          <w:numId w:val="25"/>
        </w:numPr>
        <w:rPr>
          <w:lang w:val="en-US"/>
        </w:rPr>
      </w:pPr>
      <w:r>
        <w:rPr>
          <w:lang w:val="en-US"/>
        </w:rPr>
        <w:t xml:space="preserve">A function to </w:t>
      </w:r>
      <w:r w:rsidR="00D540CB">
        <w:rPr>
          <w:lang w:val="en-US"/>
        </w:rPr>
        <w:t>identify the returned</w:t>
      </w:r>
      <w:r>
        <w:rPr>
          <w:lang w:val="en-US"/>
        </w:rPr>
        <w:t xml:space="preserve"> result</w:t>
      </w:r>
    </w:p>
    <w:p w14:paraId="3A6348C1" w14:textId="43604B95" w:rsidR="00F003F2" w:rsidRPr="00035114" w:rsidRDefault="00F003F2" w:rsidP="00A61739">
      <w:pPr>
        <w:pStyle w:val="ListParagraph"/>
        <w:numPr>
          <w:ilvl w:val="0"/>
          <w:numId w:val="25"/>
        </w:numPr>
        <w:rPr>
          <w:lang w:val="en-US"/>
        </w:rPr>
      </w:pPr>
      <w:r>
        <w:rPr>
          <w:lang w:val="en-US"/>
        </w:rPr>
        <w:t xml:space="preserve">A function to show the </w:t>
      </w:r>
      <w:r w:rsidR="003813AC">
        <w:rPr>
          <w:lang w:val="en-US"/>
        </w:rPr>
        <w:t>recommendation and information of possible product.</w:t>
      </w:r>
    </w:p>
    <w:p w14:paraId="01CFFDF4" w14:textId="2270951F" w:rsidR="00691701" w:rsidRPr="00123055" w:rsidRDefault="00691701" w:rsidP="002A5807">
      <w:pPr>
        <w:rPr>
          <w:lang w:val="en-US"/>
        </w:rPr>
      </w:pPr>
      <w:r w:rsidRPr="00123055">
        <w:rPr>
          <w:lang w:val="en-US"/>
        </w:rPr>
        <w:br w:type="page"/>
      </w:r>
    </w:p>
    <w:p w14:paraId="31988E77" w14:textId="61ACEA16" w:rsidR="00D965D6" w:rsidRPr="00123055" w:rsidRDefault="00E60049" w:rsidP="00D05FF0">
      <w:pPr>
        <w:pStyle w:val="Heading2"/>
        <w:rPr>
          <w:rFonts w:cs="Times New Roman"/>
          <w:szCs w:val="24"/>
          <w:lang w:val="en-US"/>
        </w:rPr>
      </w:pPr>
      <w:bookmarkStart w:id="697" w:name="_Toc538394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697"/>
    </w:p>
    <w:p w14:paraId="7E54D7AA" w14:textId="45691F74"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w:t>
      </w:r>
      <w:r w:rsidR="00334A21">
        <w:rPr>
          <w:rFonts w:cs="Times New Roman"/>
          <w:szCs w:val="24"/>
          <w:lang w:val="en-US"/>
        </w:rPr>
        <w:t xml:space="preserve">for </w:t>
      </w:r>
      <w:r w:rsidR="0094047A">
        <w:rPr>
          <w:rFonts w:cs="Times New Roman"/>
          <w:szCs w:val="24"/>
          <w:lang w:val="en-US"/>
        </w:rPr>
        <w:t>customer</w:t>
      </w:r>
      <w:r w:rsidR="00334A21">
        <w:rPr>
          <w:rFonts w:cs="Times New Roman"/>
          <w:szCs w:val="24"/>
          <w:lang w:val="en-US"/>
        </w:rPr>
        <w:t xml:space="preserve"> to </w:t>
      </w:r>
      <w:r w:rsidR="00CD3653">
        <w:rPr>
          <w:rFonts w:cs="Times New Roman"/>
          <w:szCs w:val="24"/>
          <w:lang w:val="en-US"/>
        </w:rPr>
        <w:t>find a suitable keyboard for their preferences</w:t>
      </w:r>
      <w:r w:rsidR="00EA0752" w:rsidRPr="00123055">
        <w:rPr>
          <w:rFonts w:cs="Times New Roman"/>
          <w:szCs w:val="24"/>
          <w:lang w:val="en-US"/>
        </w:rPr>
        <w:t xml:space="preserve">. </w:t>
      </w:r>
      <w:r w:rsidR="00133870" w:rsidRPr="00123055">
        <w:rPr>
          <w:rFonts w:cs="Times New Roman"/>
          <w:szCs w:val="24"/>
          <w:lang w:val="en-US"/>
        </w:rPr>
        <w:t>This project will develop an android application to automate the manual process</w:t>
      </w:r>
      <w:r w:rsidR="00334A21">
        <w:rPr>
          <w:rFonts w:cs="Times New Roman"/>
          <w:szCs w:val="24"/>
          <w:lang w:val="en-US"/>
        </w:rPr>
        <w:t xml:space="preserve"> </w:t>
      </w:r>
      <w:r w:rsidR="00CD3653">
        <w:rPr>
          <w:rFonts w:cs="Times New Roman"/>
          <w:szCs w:val="24"/>
          <w:lang w:val="en-US"/>
        </w:rPr>
        <w:t>of selecting gaming gear.</w:t>
      </w:r>
    </w:p>
    <w:p w14:paraId="676E7616" w14:textId="77777777" w:rsidR="00D965D6" w:rsidRPr="00123055" w:rsidRDefault="00D965D6" w:rsidP="00D05FF0">
      <w:pPr>
        <w:rPr>
          <w:rFonts w:cs="Times New Roman"/>
          <w:szCs w:val="24"/>
          <w:lang w:val="en-US"/>
        </w:rPr>
      </w:pPr>
    </w:p>
    <w:p w14:paraId="7077B119" w14:textId="1B4A0B4F"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w:t>
      </w:r>
      <w:r w:rsidR="00CD3653">
        <w:rPr>
          <w:rFonts w:cs="Times New Roman"/>
          <w:szCs w:val="24"/>
          <w:lang w:val="en-US"/>
        </w:rPr>
        <w:t>the existing method</w:t>
      </w:r>
      <w:r w:rsidRPr="00123055">
        <w:rPr>
          <w:rFonts w:cs="Times New Roman"/>
          <w:szCs w:val="24"/>
          <w:lang w:val="en-US"/>
        </w:rPr>
        <w:t xml:space="preserve"> and proposed </w:t>
      </w:r>
      <w:r w:rsidR="00CD3653">
        <w:rPr>
          <w:rFonts w:cs="Times New Roman"/>
          <w:szCs w:val="24"/>
          <w:lang w:val="en-US"/>
        </w:rPr>
        <w:t>Gaming Gear Recommendation Mobile App</w:t>
      </w:r>
      <w:r w:rsidRPr="00123055">
        <w:rPr>
          <w:rFonts w:cs="Times New Roman"/>
          <w:szCs w:val="24"/>
          <w:lang w:val="en-US"/>
        </w:rPr>
        <w:t>.</w:t>
      </w:r>
    </w:p>
    <w:tbl>
      <w:tblPr>
        <w:tblStyle w:val="TableGrid"/>
        <w:tblpPr w:leftFromText="180" w:rightFromText="180" w:vertAnchor="text" w:horzAnchor="margin" w:tblpY="197"/>
        <w:tblW w:w="0" w:type="auto"/>
        <w:tblLayout w:type="fixed"/>
        <w:tblLook w:val="04A0" w:firstRow="1" w:lastRow="0" w:firstColumn="1" w:lastColumn="0" w:noHBand="0" w:noVBand="1"/>
      </w:tblPr>
      <w:tblGrid>
        <w:gridCol w:w="1782"/>
        <w:gridCol w:w="4681"/>
        <w:gridCol w:w="2553"/>
      </w:tblGrid>
      <w:tr w:rsidR="007B54AE" w:rsidRPr="00123055" w14:paraId="26F87E31" w14:textId="77777777" w:rsidTr="000600A6">
        <w:trPr>
          <w:trHeight w:val="395"/>
        </w:trPr>
        <w:tc>
          <w:tcPr>
            <w:tcW w:w="1782" w:type="dxa"/>
            <w:vAlign w:val="center"/>
          </w:tcPr>
          <w:p w14:paraId="1D2301A7" w14:textId="77777777" w:rsidR="007B54AE" w:rsidRPr="00123055" w:rsidRDefault="007B54AE" w:rsidP="000600A6">
            <w:pPr>
              <w:jc w:val="center"/>
              <w:rPr>
                <w:rFonts w:cs="Times New Roman"/>
                <w:szCs w:val="24"/>
                <w:lang w:val="en-US"/>
              </w:rPr>
            </w:pPr>
          </w:p>
        </w:tc>
        <w:tc>
          <w:tcPr>
            <w:tcW w:w="4681" w:type="dxa"/>
            <w:vAlign w:val="center"/>
          </w:tcPr>
          <w:p w14:paraId="6303351D" w14:textId="61489100" w:rsidR="007B54AE" w:rsidRPr="00123055" w:rsidRDefault="00C03FAD" w:rsidP="000600A6">
            <w:pPr>
              <w:jc w:val="center"/>
              <w:rPr>
                <w:rFonts w:cs="Times New Roman"/>
                <w:szCs w:val="24"/>
                <w:lang w:val="en-US"/>
              </w:rPr>
            </w:pPr>
            <w:r>
              <w:rPr>
                <w:rFonts w:cs="Times New Roman"/>
                <w:szCs w:val="24"/>
                <w:lang w:val="en-US"/>
              </w:rPr>
              <w:t>Traditional Method</w:t>
            </w:r>
          </w:p>
        </w:tc>
        <w:tc>
          <w:tcPr>
            <w:tcW w:w="2553" w:type="dxa"/>
            <w:vAlign w:val="center"/>
          </w:tcPr>
          <w:p w14:paraId="0D198463" w14:textId="7B1547F6" w:rsidR="007B54AE" w:rsidRPr="00123055" w:rsidRDefault="007B54AE" w:rsidP="000600A6">
            <w:pPr>
              <w:jc w:val="center"/>
              <w:rPr>
                <w:rFonts w:cs="Times New Roman"/>
                <w:szCs w:val="24"/>
                <w:lang w:val="en-US"/>
              </w:rPr>
            </w:pPr>
            <w:r w:rsidRPr="00123055">
              <w:rPr>
                <w:rFonts w:cs="Times New Roman"/>
                <w:szCs w:val="24"/>
                <w:lang w:val="en-US"/>
              </w:rPr>
              <w:t xml:space="preserve">Proposed </w:t>
            </w:r>
            <w:r w:rsidR="00C03FAD">
              <w:rPr>
                <w:rFonts w:cs="Times New Roman"/>
                <w:szCs w:val="24"/>
                <w:lang w:val="en-US"/>
              </w:rPr>
              <w:t>Plant Monitoring</w:t>
            </w:r>
            <w:r w:rsidRPr="00123055">
              <w:rPr>
                <w:rFonts w:cs="Times New Roman"/>
                <w:szCs w:val="24"/>
                <w:lang w:val="en-US"/>
              </w:rPr>
              <w:t xml:space="preserve"> App</w:t>
            </w:r>
          </w:p>
        </w:tc>
      </w:tr>
      <w:tr w:rsidR="007B54AE" w:rsidRPr="00123055" w14:paraId="2C9398CB" w14:textId="77777777" w:rsidTr="000600A6">
        <w:trPr>
          <w:trHeight w:val="1630"/>
        </w:trPr>
        <w:tc>
          <w:tcPr>
            <w:tcW w:w="1782" w:type="dxa"/>
            <w:vAlign w:val="center"/>
          </w:tcPr>
          <w:p w14:paraId="260DE86E" w14:textId="77777777" w:rsidR="007B54AE" w:rsidRPr="00123055" w:rsidRDefault="007B54AE" w:rsidP="000600A6">
            <w:pPr>
              <w:jc w:val="center"/>
              <w:rPr>
                <w:rFonts w:cs="Times New Roman"/>
                <w:szCs w:val="24"/>
                <w:lang w:val="en-US"/>
              </w:rPr>
            </w:pPr>
            <w:r w:rsidRPr="00123055">
              <w:rPr>
                <w:rFonts w:cs="Times New Roman"/>
                <w:szCs w:val="24"/>
                <w:lang w:val="en-US"/>
              </w:rPr>
              <w:t>Process</w:t>
            </w:r>
          </w:p>
        </w:tc>
        <w:tc>
          <w:tcPr>
            <w:tcW w:w="4681" w:type="dxa"/>
            <w:vAlign w:val="center"/>
          </w:tcPr>
          <w:p w14:paraId="7E9A9A80" w14:textId="451CC4A1" w:rsidR="007B54AE" w:rsidRPr="00123055" w:rsidRDefault="00DD5A8C" w:rsidP="000600A6">
            <w:pPr>
              <w:jc w:val="center"/>
              <w:rPr>
                <w:rFonts w:cs="Times New Roman"/>
                <w:szCs w:val="24"/>
                <w:lang w:val="en-US"/>
              </w:rPr>
            </w:pPr>
            <w:r>
              <w:rPr>
                <w:rFonts w:cs="Times New Roman"/>
                <w:szCs w:val="24"/>
                <w:lang w:val="en-US"/>
              </w:rPr>
              <w:t>Do a lot of review, rating, shopping, research on a single product</w:t>
            </w:r>
          </w:p>
        </w:tc>
        <w:tc>
          <w:tcPr>
            <w:tcW w:w="2553" w:type="dxa"/>
            <w:vAlign w:val="center"/>
          </w:tcPr>
          <w:p w14:paraId="0C2618D7" w14:textId="16FC3030" w:rsidR="007B54AE" w:rsidRPr="00123055" w:rsidRDefault="00DD5A8C" w:rsidP="000600A6">
            <w:pPr>
              <w:jc w:val="center"/>
              <w:rPr>
                <w:rFonts w:cs="Times New Roman"/>
                <w:szCs w:val="24"/>
                <w:lang w:val="en-US"/>
              </w:rPr>
            </w:pPr>
            <w:r>
              <w:rPr>
                <w:rFonts w:cs="Times New Roman"/>
                <w:szCs w:val="24"/>
                <w:lang w:val="en-US"/>
              </w:rPr>
              <w:t>Open app and answer a sequence of question</w:t>
            </w:r>
          </w:p>
        </w:tc>
      </w:tr>
      <w:tr w:rsidR="007B54AE" w:rsidRPr="00123055" w14:paraId="6654A934" w14:textId="77777777" w:rsidTr="000600A6">
        <w:trPr>
          <w:trHeight w:val="1613"/>
        </w:trPr>
        <w:tc>
          <w:tcPr>
            <w:tcW w:w="1782" w:type="dxa"/>
            <w:vAlign w:val="center"/>
          </w:tcPr>
          <w:p w14:paraId="35596F6D" w14:textId="180B2EC6" w:rsidR="007B54AE" w:rsidRPr="00123055" w:rsidRDefault="00386180" w:rsidP="000600A6">
            <w:pPr>
              <w:jc w:val="center"/>
              <w:rPr>
                <w:rFonts w:cs="Times New Roman"/>
                <w:szCs w:val="24"/>
                <w:lang w:val="en-US"/>
              </w:rPr>
            </w:pPr>
            <w:r>
              <w:rPr>
                <w:rFonts w:cs="Times New Roman"/>
                <w:szCs w:val="24"/>
                <w:lang w:val="en-US"/>
              </w:rPr>
              <w:t>Accuracy</w:t>
            </w:r>
          </w:p>
        </w:tc>
        <w:tc>
          <w:tcPr>
            <w:tcW w:w="4681" w:type="dxa"/>
            <w:vAlign w:val="center"/>
          </w:tcPr>
          <w:p w14:paraId="43146D9B" w14:textId="17B0E4AA" w:rsidR="007B54AE" w:rsidRPr="00123055" w:rsidRDefault="00386180" w:rsidP="000600A6">
            <w:pPr>
              <w:jc w:val="center"/>
              <w:rPr>
                <w:rFonts w:cs="Times New Roman"/>
                <w:szCs w:val="24"/>
                <w:lang w:val="en-US"/>
              </w:rPr>
            </w:pPr>
            <w:r>
              <w:rPr>
                <w:rFonts w:cs="Times New Roman"/>
                <w:szCs w:val="24"/>
                <w:lang w:val="en-US"/>
              </w:rPr>
              <w:t>Low</w:t>
            </w:r>
          </w:p>
        </w:tc>
        <w:tc>
          <w:tcPr>
            <w:tcW w:w="2553" w:type="dxa"/>
            <w:vAlign w:val="center"/>
          </w:tcPr>
          <w:p w14:paraId="01BDB851" w14:textId="6192E355" w:rsidR="007B54AE" w:rsidRPr="00123055" w:rsidRDefault="00386180" w:rsidP="000600A6">
            <w:pPr>
              <w:jc w:val="center"/>
              <w:rPr>
                <w:rFonts w:cs="Times New Roman"/>
                <w:szCs w:val="24"/>
                <w:lang w:val="en-US"/>
              </w:rPr>
            </w:pPr>
            <w:r>
              <w:rPr>
                <w:rFonts w:cs="Times New Roman"/>
                <w:szCs w:val="24"/>
                <w:lang w:val="en-US"/>
              </w:rPr>
              <w:t>High</w:t>
            </w:r>
          </w:p>
        </w:tc>
      </w:tr>
      <w:tr w:rsidR="007B54AE" w:rsidRPr="00123055" w14:paraId="7CE716C0" w14:textId="77777777" w:rsidTr="000600A6">
        <w:trPr>
          <w:trHeight w:val="411"/>
        </w:trPr>
        <w:tc>
          <w:tcPr>
            <w:tcW w:w="1782" w:type="dxa"/>
            <w:vAlign w:val="center"/>
          </w:tcPr>
          <w:p w14:paraId="58EC2F6B" w14:textId="77777777" w:rsidR="007B54AE" w:rsidRPr="00123055" w:rsidRDefault="007B54AE" w:rsidP="000600A6">
            <w:pPr>
              <w:jc w:val="center"/>
              <w:rPr>
                <w:rFonts w:cs="Times New Roman"/>
                <w:szCs w:val="24"/>
                <w:lang w:val="en-US"/>
              </w:rPr>
            </w:pPr>
            <w:r w:rsidRPr="00123055">
              <w:rPr>
                <w:rFonts w:cs="Times New Roman"/>
                <w:szCs w:val="24"/>
                <w:lang w:val="en-US"/>
              </w:rPr>
              <w:t>Process time</w:t>
            </w:r>
          </w:p>
        </w:tc>
        <w:tc>
          <w:tcPr>
            <w:tcW w:w="4681" w:type="dxa"/>
            <w:vAlign w:val="center"/>
          </w:tcPr>
          <w:p w14:paraId="77E4128E" w14:textId="47F046BB" w:rsidR="007B54AE" w:rsidRPr="00123055" w:rsidRDefault="00FF189C" w:rsidP="000600A6">
            <w:pPr>
              <w:jc w:val="center"/>
              <w:rPr>
                <w:rFonts w:cs="Times New Roman"/>
                <w:szCs w:val="24"/>
                <w:lang w:val="en-US"/>
              </w:rPr>
            </w:pPr>
            <w:r>
              <w:rPr>
                <w:rFonts w:cs="Times New Roman"/>
                <w:szCs w:val="24"/>
                <w:lang w:val="en-US"/>
              </w:rPr>
              <w:t>Slow</w:t>
            </w:r>
          </w:p>
        </w:tc>
        <w:tc>
          <w:tcPr>
            <w:tcW w:w="2553" w:type="dxa"/>
            <w:vAlign w:val="center"/>
          </w:tcPr>
          <w:p w14:paraId="03A8C701" w14:textId="170B5E2E" w:rsidR="007B54AE" w:rsidRPr="00123055" w:rsidRDefault="00FF189C" w:rsidP="000600A6">
            <w:pPr>
              <w:jc w:val="center"/>
              <w:rPr>
                <w:rFonts w:cs="Times New Roman"/>
                <w:szCs w:val="24"/>
                <w:lang w:val="en-US"/>
              </w:rPr>
            </w:pPr>
            <w:r>
              <w:rPr>
                <w:rFonts w:cs="Times New Roman"/>
                <w:szCs w:val="24"/>
                <w:lang w:val="en-US"/>
              </w:rPr>
              <w:t>Fast</w:t>
            </w:r>
          </w:p>
        </w:tc>
      </w:tr>
      <w:tr w:rsidR="007B54AE" w:rsidRPr="00123055" w14:paraId="45AA8DA3" w14:textId="77777777" w:rsidTr="000600A6">
        <w:trPr>
          <w:trHeight w:val="790"/>
        </w:trPr>
        <w:tc>
          <w:tcPr>
            <w:tcW w:w="1782" w:type="dxa"/>
            <w:vAlign w:val="center"/>
          </w:tcPr>
          <w:p w14:paraId="4860B617" w14:textId="77777777" w:rsidR="007B54AE" w:rsidRPr="00123055" w:rsidRDefault="007B54AE" w:rsidP="000600A6">
            <w:pPr>
              <w:jc w:val="center"/>
              <w:rPr>
                <w:rFonts w:cs="Times New Roman"/>
                <w:szCs w:val="24"/>
                <w:lang w:val="en-US"/>
              </w:rPr>
            </w:pPr>
            <w:r w:rsidRPr="00123055">
              <w:rPr>
                <w:rFonts w:cs="Times New Roman"/>
                <w:szCs w:val="24"/>
                <w:lang w:val="en-US"/>
              </w:rPr>
              <w:t>Human involvement</w:t>
            </w:r>
          </w:p>
        </w:tc>
        <w:tc>
          <w:tcPr>
            <w:tcW w:w="4681" w:type="dxa"/>
            <w:vAlign w:val="center"/>
          </w:tcPr>
          <w:p w14:paraId="41367163" w14:textId="77777777" w:rsidR="007B54AE" w:rsidRPr="00123055" w:rsidRDefault="007B54AE" w:rsidP="000600A6">
            <w:pPr>
              <w:jc w:val="center"/>
              <w:rPr>
                <w:rFonts w:cs="Times New Roman"/>
                <w:szCs w:val="24"/>
                <w:lang w:val="en-US"/>
              </w:rPr>
            </w:pPr>
            <w:r w:rsidRPr="00123055">
              <w:rPr>
                <w:rFonts w:cs="Times New Roman"/>
                <w:szCs w:val="24"/>
                <w:lang w:val="en-US"/>
              </w:rPr>
              <w:t>High</w:t>
            </w:r>
          </w:p>
        </w:tc>
        <w:tc>
          <w:tcPr>
            <w:tcW w:w="2553" w:type="dxa"/>
            <w:vAlign w:val="center"/>
          </w:tcPr>
          <w:p w14:paraId="60A8C56B" w14:textId="77777777" w:rsidR="007B54AE" w:rsidRPr="00123055" w:rsidRDefault="007B54AE" w:rsidP="000600A6">
            <w:pPr>
              <w:jc w:val="center"/>
              <w:rPr>
                <w:rFonts w:cs="Times New Roman"/>
                <w:szCs w:val="24"/>
                <w:lang w:val="en-US"/>
              </w:rPr>
            </w:pPr>
            <w:r w:rsidRPr="00123055">
              <w:rPr>
                <w:rFonts w:cs="Times New Roman"/>
                <w:szCs w:val="24"/>
                <w:lang w:val="en-US"/>
              </w:rPr>
              <w:t>Low</w:t>
            </w:r>
          </w:p>
        </w:tc>
      </w:tr>
      <w:tr w:rsidR="00FF189C" w:rsidRPr="00123055" w14:paraId="15645A25" w14:textId="77777777" w:rsidTr="000600A6">
        <w:trPr>
          <w:trHeight w:val="790"/>
        </w:trPr>
        <w:tc>
          <w:tcPr>
            <w:tcW w:w="1782" w:type="dxa"/>
            <w:vAlign w:val="center"/>
          </w:tcPr>
          <w:p w14:paraId="705650A8" w14:textId="32BFE705" w:rsidR="00FF189C" w:rsidRPr="00123055" w:rsidRDefault="00386180" w:rsidP="000600A6">
            <w:pPr>
              <w:jc w:val="center"/>
              <w:rPr>
                <w:rFonts w:cs="Times New Roman"/>
                <w:szCs w:val="24"/>
                <w:lang w:val="en-US"/>
              </w:rPr>
            </w:pPr>
            <w:r>
              <w:rPr>
                <w:rFonts w:cs="Times New Roman"/>
                <w:szCs w:val="24"/>
                <w:lang w:val="en-US"/>
              </w:rPr>
              <w:t>Knowledge Base</w:t>
            </w:r>
          </w:p>
        </w:tc>
        <w:tc>
          <w:tcPr>
            <w:tcW w:w="4681" w:type="dxa"/>
            <w:vAlign w:val="center"/>
          </w:tcPr>
          <w:p w14:paraId="3A6132AB" w14:textId="3F7D18DA" w:rsidR="00FF189C" w:rsidRPr="00123055" w:rsidRDefault="00386180" w:rsidP="000600A6">
            <w:pPr>
              <w:jc w:val="center"/>
              <w:rPr>
                <w:rFonts w:cs="Times New Roman"/>
                <w:szCs w:val="24"/>
                <w:lang w:val="en-US"/>
              </w:rPr>
            </w:pPr>
            <w:r>
              <w:rPr>
                <w:rFonts w:cs="Times New Roman"/>
                <w:szCs w:val="24"/>
                <w:lang w:val="en-US"/>
              </w:rPr>
              <w:t>Limited</w:t>
            </w:r>
          </w:p>
        </w:tc>
        <w:tc>
          <w:tcPr>
            <w:tcW w:w="2553" w:type="dxa"/>
            <w:vAlign w:val="center"/>
          </w:tcPr>
          <w:p w14:paraId="3DE1AADB" w14:textId="4015BAA8" w:rsidR="00FF189C" w:rsidRPr="00123055" w:rsidRDefault="001C355C" w:rsidP="000600A6">
            <w:pPr>
              <w:jc w:val="center"/>
              <w:rPr>
                <w:rFonts w:cs="Times New Roman"/>
                <w:szCs w:val="24"/>
                <w:lang w:val="en-US"/>
              </w:rPr>
            </w:pPr>
            <w:r>
              <w:rPr>
                <w:rFonts w:cs="Times New Roman"/>
                <w:szCs w:val="24"/>
                <w:lang w:val="en-US"/>
              </w:rPr>
              <w:t>High</w:t>
            </w:r>
          </w:p>
        </w:tc>
      </w:tr>
      <w:tr w:rsidR="001C355C" w:rsidRPr="00123055" w14:paraId="486C1E66" w14:textId="77777777" w:rsidTr="000600A6">
        <w:trPr>
          <w:trHeight w:val="790"/>
        </w:trPr>
        <w:tc>
          <w:tcPr>
            <w:tcW w:w="1782" w:type="dxa"/>
            <w:vAlign w:val="center"/>
          </w:tcPr>
          <w:p w14:paraId="5A5C48EB" w14:textId="5C316982" w:rsidR="001C355C" w:rsidRDefault="001C355C" w:rsidP="000600A6">
            <w:pPr>
              <w:jc w:val="center"/>
              <w:rPr>
                <w:rFonts w:cs="Times New Roman"/>
                <w:szCs w:val="24"/>
                <w:lang w:val="en-US"/>
              </w:rPr>
            </w:pPr>
            <w:r>
              <w:rPr>
                <w:rFonts w:cs="Times New Roman"/>
                <w:szCs w:val="24"/>
                <w:lang w:val="en-US"/>
              </w:rPr>
              <w:t>Bias</w:t>
            </w:r>
          </w:p>
        </w:tc>
        <w:tc>
          <w:tcPr>
            <w:tcW w:w="4681" w:type="dxa"/>
            <w:vAlign w:val="center"/>
          </w:tcPr>
          <w:p w14:paraId="21663E9B" w14:textId="78C64F68" w:rsidR="001C355C" w:rsidRDefault="001C355C" w:rsidP="000600A6">
            <w:pPr>
              <w:jc w:val="center"/>
              <w:rPr>
                <w:rFonts w:cs="Times New Roman"/>
                <w:szCs w:val="24"/>
                <w:lang w:val="en-US"/>
              </w:rPr>
            </w:pPr>
            <w:r>
              <w:rPr>
                <w:rFonts w:cs="Times New Roman"/>
                <w:szCs w:val="24"/>
                <w:lang w:val="en-US"/>
              </w:rPr>
              <w:t>High</w:t>
            </w:r>
          </w:p>
        </w:tc>
        <w:tc>
          <w:tcPr>
            <w:tcW w:w="2553" w:type="dxa"/>
            <w:vAlign w:val="center"/>
          </w:tcPr>
          <w:p w14:paraId="6A7C94FA" w14:textId="330C8BD7" w:rsidR="001C355C" w:rsidRDefault="001C355C" w:rsidP="000600A6">
            <w:pPr>
              <w:jc w:val="center"/>
              <w:rPr>
                <w:rFonts w:cs="Times New Roman"/>
                <w:szCs w:val="24"/>
                <w:lang w:val="en-US"/>
              </w:rPr>
            </w:pPr>
            <w:r>
              <w:rPr>
                <w:rFonts w:cs="Times New Roman"/>
                <w:szCs w:val="24"/>
                <w:lang w:val="en-US"/>
              </w:rPr>
              <w:t>Low</w:t>
            </w:r>
          </w:p>
        </w:tc>
      </w:tr>
    </w:tbl>
    <w:p w14:paraId="765A07C8" w14:textId="392577C7" w:rsidR="00D041B3" w:rsidRPr="00123055" w:rsidRDefault="00CF035B" w:rsidP="00D05FF0">
      <w:pPr>
        <w:pStyle w:val="Caption"/>
        <w:spacing w:line="360" w:lineRule="auto"/>
        <w:jc w:val="center"/>
        <w:rPr>
          <w:rFonts w:cs="Times New Roman"/>
          <w:szCs w:val="24"/>
          <w:lang w:val="en-US"/>
        </w:rPr>
      </w:pPr>
      <w:bookmarkStart w:id="698" w:name="_Toc40980916"/>
      <w:bookmarkStart w:id="699" w:name="_Toc53583182"/>
      <w:proofErr w:type="gramStart"/>
      <w:r>
        <w:t>Table  Comparison</w:t>
      </w:r>
      <w:proofErr w:type="gramEnd"/>
      <w:r>
        <w:t xml:space="preserve"> of </w:t>
      </w:r>
      <w:r w:rsidR="000600A6">
        <w:t>Traditional Method and Proposed Plant Monitoring App</w:t>
      </w:r>
      <w:bookmarkEnd w:id="698"/>
      <w:bookmarkEnd w:id="699"/>
    </w:p>
    <w:p w14:paraId="4FF07455" w14:textId="77777777" w:rsidR="00CF035B" w:rsidRDefault="00CF035B" w:rsidP="00D05FF0">
      <w:pPr>
        <w:ind w:firstLine="576"/>
        <w:rPr>
          <w:rFonts w:cs="Times New Roman"/>
          <w:szCs w:val="24"/>
          <w:lang w:val="en-US"/>
        </w:rPr>
      </w:pPr>
    </w:p>
    <w:p w14:paraId="00C881CF" w14:textId="509C5448" w:rsidR="00D965D6"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w:t>
      </w:r>
      <w:r w:rsidR="001C355C">
        <w:rPr>
          <w:rFonts w:cs="Times New Roman"/>
          <w:szCs w:val="24"/>
          <w:lang w:val="en-US"/>
        </w:rPr>
        <w:t>customer to select their gaming gear</w:t>
      </w:r>
      <w:r w:rsidRPr="00123055">
        <w:rPr>
          <w:rFonts w:cs="Times New Roman"/>
          <w:szCs w:val="24"/>
          <w:lang w:val="en-US"/>
        </w:rPr>
        <w:t xml:space="preserve">. Apart from that, the proposed method will improve the accuracy </w:t>
      </w:r>
      <w:r w:rsidR="001C355C">
        <w:rPr>
          <w:rFonts w:cs="Times New Roman"/>
          <w:szCs w:val="24"/>
          <w:lang w:val="en-US"/>
        </w:rPr>
        <w:t>to select a gaming gear</w:t>
      </w:r>
      <w:r w:rsidRPr="00123055">
        <w:rPr>
          <w:rFonts w:cs="Times New Roman"/>
          <w:szCs w:val="24"/>
          <w:lang w:val="en-US"/>
        </w:rPr>
        <w:t xml:space="preserve">. Machine learning </w:t>
      </w:r>
      <w:r w:rsidR="00490799">
        <w:rPr>
          <w:rFonts w:cs="Times New Roman"/>
          <w:szCs w:val="24"/>
          <w:lang w:val="en-US"/>
        </w:rPr>
        <w:t xml:space="preserve">model </w:t>
      </w:r>
      <w:r w:rsidRPr="00123055">
        <w:rPr>
          <w:rFonts w:cs="Times New Roman"/>
          <w:szCs w:val="24"/>
          <w:lang w:val="en-US"/>
        </w:rPr>
        <w:t>will introduce to automate and improve</w:t>
      </w:r>
      <w:r w:rsidR="001C355C">
        <w:rPr>
          <w:rFonts w:cs="Times New Roman"/>
          <w:szCs w:val="24"/>
          <w:lang w:val="en-US"/>
        </w:rPr>
        <w:t xml:space="preserve"> recommendation and classification process</w:t>
      </w:r>
      <w:r w:rsidR="00287DA1">
        <w:rPr>
          <w:rFonts w:cs="Times New Roman"/>
          <w:szCs w:val="24"/>
          <w:lang w:val="en-US"/>
        </w:rPr>
        <w:t>.</w:t>
      </w:r>
    </w:p>
    <w:p w14:paraId="75A43776" w14:textId="21913BEE" w:rsidR="00B20F9D" w:rsidRPr="00B20F9D" w:rsidRDefault="00B20F9D" w:rsidP="00B20F9D">
      <w:pPr>
        <w:pStyle w:val="Heading2"/>
        <w:rPr>
          <w:lang w:val="en-US"/>
        </w:rPr>
      </w:pPr>
      <w:bookmarkStart w:id="700" w:name="_Toc53839424"/>
      <w:r>
        <w:rPr>
          <w:lang w:val="en-US"/>
        </w:rPr>
        <w:lastRenderedPageBreak/>
        <w:t>System Overview</w:t>
      </w:r>
      <w:bookmarkEnd w:id="700"/>
    </w:p>
    <w:p w14:paraId="6DAC169D" w14:textId="77777777" w:rsidR="00C506B6" w:rsidRPr="00123055" w:rsidRDefault="00C506B6" w:rsidP="00D05FF0">
      <w:pPr>
        <w:rPr>
          <w:rFonts w:cs="Times New Roman"/>
          <w:szCs w:val="24"/>
          <w:lang w:val="en-US"/>
        </w:rPr>
      </w:pPr>
    </w:p>
    <w:p w14:paraId="0BC65564" w14:textId="2A32EFEB" w:rsidR="007F4EB1" w:rsidRDefault="00442C14" w:rsidP="00D05FF0">
      <w:pPr>
        <w:rPr>
          <w:rFonts w:cs="Times New Roman"/>
          <w:szCs w:val="24"/>
          <w:lang w:val="en-US"/>
        </w:rPr>
      </w:pPr>
      <w:r>
        <w:rPr>
          <w:noProof/>
        </w:rPr>
        <w:drawing>
          <wp:inline distT="0" distB="0" distL="0" distR="0" wp14:anchorId="26758624" wp14:editId="198E033E">
            <wp:extent cx="5731510" cy="5554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54980"/>
                    </a:xfrm>
                    <a:prstGeom prst="rect">
                      <a:avLst/>
                    </a:prstGeom>
                    <a:noFill/>
                    <a:ln>
                      <a:noFill/>
                    </a:ln>
                  </pic:spPr>
                </pic:pic>
              </a:graphicData>
            </a:graphic>
          </wp:inline>
        </w:drawing>
      </w:r>
      <w:r w:rsidR="007F4EB1" w:rsidRPr="00123055">
        <w:rPr>
          <w:rFonts w:cs="Times New Roman"/>
          <w:szCs w:val="24"/>
          <w:lang w:val="en-US"/>
        </w:rPr>
        <w:t xml:space="preserve"> </w:t>
      </w:r>
    </w:p>
    <w:p w14:paraId="29192FB3" w14:textId="73B027D6" w:rsidR="00C506B6" w:rsidRPr="00123055" w:rsidRDefault="007F4EB1" w:rsidP="00D05FF0">
      <w:pPr>
        <w:rPr>
          <w:rFonts w:cs="Times New Roman"/>
          <w:szCs w:val="24"/>
          <w:lang w:val="en-US"/>
        </w:rPr>
      </w:pPr>
      <w:r>
        <w:rPr>
          <w:rFonts w:cs="Times New Roman"/>
          <w:szCs w:val="24"/>
          <w:lang w:val="en-US"/>
        </w:rPr>
        <w:t xml:space="preserve">The proposed mobile apps allow user to take </w:t>
      </w:r>
      <w:r w:rsidR="00442C14">
        <w:rPr>
          <w:rFonts w:cs="Times New Roman"/>
          <w:szCs w:val="24"/>
          <w:lang w:val="en-US"/>
        </w:rPr>
        <w:t xml:space="preserve">few </w:t>
      </w:r>
      <w:r w:rsidR="002C6464">
        <w:rPr>
          <w:rFonts w:cs="Times New Roman"/>
          <w:szCs w:val="24"/>
          <w:lang w:val="en-US"/>
        </w:rPr>
        <w:t>questions</w:t>
      </w:r>
      <w:r>
        <w:rPr>
          <w:rFonts w:cs="Times New Roman"/>
          <w:szCs w:val="24"/>
          <w:lang w:val="en-US"/>
        </w:rPr>
        <w:t xml:space="preserve"> and upload</w:t>
      </w:r>
      <w:r w:rsidR="002C6464">
        <w:rPr>
          <w:rFonts w:cs="Times New Roman"/>
          <w:szCs w:val="24"/>
          <w:lang w:val="en-US"/>
        </w:rPr>
        <w:t xml:space="preserve"> the answer</w:t>
      </w:r>
      <w:r>
        <w:rPr>
          <w:rFonts w:cs="Times New Roman"/>
          <w:szCs w:val="24"/>
          <w:lang w:val="en-US"/>
        </w:rPr>
        <w:t xml:space="preserve"> to the webserver and forward to </w:t>
      </w:r>
      <w:r w:rsidR="00442C14">
        <w:rPr>
          <w:rFonts w:cs="Times New Roman"/>
          <w:szCs w:val="24"/>
          <w:lang w:val="en-US"/>
        </w:rPr>
        <w:t>Machine Learning API</w:t>
      </w:r>
      <w:r>
        <w:rPr>
          <w:rFonts w:cs="Times New Roman"/>
          <w:szCs w:val="24"/>
          <w:lang w:val="en-US"/>
        </w:rPr>
        <w:t xml:space="preserve"> to perform prediction task. The mobile app will request the services by sending </w:t>
      </w:r>
      <w:r w:rsidR="00442C14">
        <w:rPr>
          <w:rFonts w:cs="Times New Roman"/>
          <w:szCs w:val="24"/>
          <w:lang w:val="en-US"/>
        </w:rPr>
        <w:t>a sequence of answer</w:t>
      </w:r>
      <w:r>
        <w:rPr>
          <w:rFonts w:cs="Times New Roman"/>
          <w:szCs w:val="24"/>
          <w:lang w:val="en-US"/>
        </w:rPr>
        <w:t xml:space="preserve"> to a webserver through Flask API. Then the webserver will forward to the </w:t>
      </w:r>
      <w:r w:rsidR="00442C14">
        <w:rPr>
          <w:rFonts w:cs="Times New Roman"/>
          <w:szCs w:val="24"/>
          <w:lang w:val="en-US"/>
        </w:rPr>
        <w:t>Machine Learning API</w:t>
      </w:r>
      <w:r>
        <w:rPr>
          <w:rFonts w:cs="Times New Roman"/>
          <w:szCs w:val="24"/>
          <w:lang w:val="en-US"/>
        </w:rPr>
        <w:t xml:space="preserve"> to perform prediction process by using python script. The </w:t>
      </w:r>
      <w:r w:rsidR="00442C14">
        <w:rPr>
          <w:rFonts w:cs="Times New Roman"/>
          <w:szCs w:val="24"/>
          <w:lang w:val="en-US"/>
        </w:rPr>
        <w:t xml:space="preserve">Machine Learning </w:t>
      </w:r>
      <w:r w:rsidR="005628CB">
        <w:rPr>
          <w:rFonts w:cs="Times New Roman"/>
          <w:szCs w:val="24"/>
          <w:lang w:val="en-US"/>
        </w:rPr>
        <w:t>API</w:t>
      </w:r>
      <w:r>
        <w:rPr>
          <w:rFonts w:cs="Times New Roman"/>
          <w:szCs w:val="24"/>
          <w:lang w:val="en-US"/>
        </w:rPr>
        <w:t xml:space="preserve"> able to classify the </w:t>
      </w:r>
      <w:r w:rsidR="009C42A8">
        <w:rPr>
          <w:rFonts w:cs="Times New Roman"/>
          <w:szCs w:val="24"/>
          <w:lang w:val="en-US"/>
        </w:rPr>
        <w:t xml:space="preserve">customer preferences </w:t>
      </w:r>
      <w:r>
        <w:rPr>
          <w:rFonts w:cs="Times New Roman"/>
          <w:szCs w:val="24"/>
          <w:lang w:val="en-US"/>
        </w:rPr>
        <w:t>and return to the webserver.</w:t>
      </w:r>
      <w:r w:rsidR="00F54097">
        <w:rPr>
          <w:rFonts w:cs="Times New Roman"/>
          <w:szCs w:val="24"/>
          <w:lang w:val="en-US"/>
        </w:rPr>
        <w:t xml:space="preserve"> Web server able return the prediction result from </w:t>
      </w:r>
      <w:r w:rsidR="009C42A8">
        <w:rPr>
          <w:rFonts w:cs="Times New Roman"/>
          <w:szCs w:val="24"/>
          <w:lang w:val="en-US"/>
        </w:rPr>
        <w:t>Machine Learning API</w:t>
      </w:r>
      <w:r w:rsidR="00F54097">
        <w:rPr>
          <w:rFonts w:cs="Times New Roman"/>
          <w:szCs w:val="24"/>
          <w:lang w:val="en-US"/>
        </w:rPr>
        <w:t xml:space="preserve"> and forward to the mobile app and display the result.</w:t>
      </w:r>
    </w:p>
    <w:p w14:paraId="5DAD8DDC" w14:textId="33D5455F" w:rsidR="00CD5C68" w:rsidRPr="00123055" w:rsidRDefault="00E60049" w:rsidP="00D05FF0">
      <w:pPr>
        <w:pStyle w:val="Heading2"/>
        <w:rPr>
          <w:rFonts w:cs="Times New Roman"/>
          <w:szCs w:val="24"/>
          <w:lang w:val="en-US"/>
        </w:rPr>
      </w:pPr>
      <w:bookmarkStart w:id="701" w:name="_Toc53839425"/>
      <w:r w:rsidRPr="00123055">
        <w:rPr>
          <w:rFonts w:cs="Times New Roman"/>
          <w:szCs w:val="24"/>
          <w:lang w:val="en-US"/>
        </w:rPr>
        <w:lastRenderedPageBreak/>
        <w:t>Constraint &amp; Limitation</w:t>
      </w:r>
      <w:bookmarkEnd w:id="701"/>
    </w:p>
    <w:p w14:paraId="07B7E674" w14:textId="051E1A60" w:rsidR="00A60368" w:rsidRPr="00123055" w:rsidRDefault="00FE3A80" w:rsidP="00D05FF0">
      <w:pPr>
        <w:pStyle w:val="Heading3"/>
        <w:rPr>
          <w:rFonts w:cs="Times New Roman"/>
          <w:lang w:val="en-US"/>
        </w:rPr>
      </w:pPr>
      <w:bookmarkStart w:id="702" w:name="_Toc53839426"/>
      <w:r w:rsidRPr="00123055">
        <w:rPr>
          <w:rFonts w:cs="Times New Roman"/>
          <w:lang w:val="en-US"/>
        </w:rPr>
        <w:t>Mobile Platform</w:t>
      </w:r>
      <w:bookmarkEnd w:id="702"/>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703" w:name="_Toc53839427"/>
      <w:r w:rsidRPr="00123055">
        <w:rPr>
          <w:rFonts w:cs="Times New Roman"/>
          <w:szCs w:val="24"/>
        </w:rPr>
        <w:lastRenderedPageBreak/>
        <w:t>LITERATURE REVIEW</w:t>
      </w:r>
      <w:bookmarkEnd w:id="703"/>
    </w:p>
    <w:p w14:paraId="0FD68CEE" w14:textId="669F61E6" w:rsidR="0096139C" w:rsidRPr="000411A7" w:rsidRDefault="0096139C" w:rsidP="0096139C">
      <w:pPr>
        <w:pStyle w:val="Heading2"/>
        <w:rPr>
          <w:rFonts w:cs="Times New Roman"/>
          <w:szCs w:val="24"/>
          <w:lang w:val="en-US"/>
        </w:rPr>
      </w:pPr>
      <w:bookmarkStart w:id="704" w:name="_Toc53839428"/>
      <w:r w:rsidRPr="0096139C">
        <w:rPr>
          <w:rFonts w:cs="Times New Roman"/>
          <w:szCs w:val="24"/>
          <w:lang w:val="en-US"/>
        </w:rPr>
        <w:t xml:space="preserve">Literature on </w:t>
      </w:r>
      <w:r>
        <w:rPr>
          <w:rFonts w:cs="Times New Roman"/>
          <w:szCs w:val="24"/>
          <w:lang w:val="en-US"/>
        </w:rPr>
        <w:t>Intelligent Agent</w:t>
      </w:r>
      <w:bookmarkEnd w:id="704"/>
    </w:p>
    <w:p w14:paraId="50649AF1" w14:textId="77777777" w:rsidR="00380913" w:rsidRPr="00123055" w:rsidRDefault="00380913" w:rsidP="00380913">
      <w:pPr>
        <w:pStyle w:val="Heading3"/>
        <w:rPr>
          <w:lang w:val="en-US"/>
        </w:rPr>
      </w:pPr>
      <w:bookmarkStart w:id="705" w:name="_Toc53839429"/>
      <w:r>
        <w:rPr>
          <w:lang w:val="en-US"/>
        </w:rPr>
        <w:t>Imaged-Based Fashion Product Recommendation with Deep Learning</w:t>
      </w:r>
      <w:bookmarkEnd w:id="705"/>
    </w:p>
    <w:p w14:paraId="73A2C8CE" w14:textId="77777777" w:rsidR="00380913" w:rsidRDefault="00380913" w:rsidP="00380913">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Pr>
          <w:rFonts w:cs="Times New Roman"/>
          <w:szCs w:val="24"/>
          <w:lang w:val="en-US"/>
        </w:rPr>
        <w:t xml:space="preserve">Hessel </w:t>
      </w:r>
      <w:proofErr w:type="spellStart"/>
      <w:r>
        <w:rPr>
          <w:rFonts w:cs="Times New Roman"/>
          <w:szCs w:val="24"/>
          <w:lang w:val="en-US"/>
        </w:rPr>
        <w:t>Tuinhof</w:t>
      </w:r>
      <w:proofErr w:type="spellEnd"/>
      <w:r>
        <w:rPr>
          <w:rFonts w:cs="Times New Roman"/>
          <w:szCs w:val="24"/>
          <w:lang w:val="en-US"/>
        </w:rPr>
        <w:t xml:space="preserve">, Clemens Pirker, and Markus </w:t>
      </w:r>
      <w:proofErr w:type="spellStart"/>
      <w:r>
        <w:rPr>
          <w:rFonts w:cs="Times New Roman"/>
          <w:szCs w:val="24"/>
          <w:lang w:val="en-US"/>
        </w:rPr>
        <w:t>Haltmeier</w:t>
      </w:r>
      <w:proofErr w:type="spellEnd"/>
    </w:p>
    <w:p w14:paraId="5C6DED9F" w14:textId="46FE6A7E" w:rsidR="00380913" w:rsidRDefault="00380913" w:rsidP="00380913">
      <w:pPr>
        <w:ind w:left="576"/>
        <w:rPr>
          <w:rFonts w:cs="Times New Roman"/>
          <w:szCs w:val="24"/>
          <w:lang w:val="en-US"/>
        </w:rPr>
      </w:pPr>
      <w:r w:rsidRPr="00123055">
        <w:rPr>
          <w:rFonts w:cs="Times New Roman"/>
          <w:szCs w:val="24"/>
          <w:lang w:val="en-US"/>
        </w:rPr>
        <w:t xml:space="preserve">DOI: </w:t>
      </w:r>
      <w:hyperlink r:id="rId16" w:history="1">
        <w:r w:rsidRPr="00DD040A">
          <w:rPr>
            <w:rStyle w:val="Hyperlink"/>
            <w:rFonts w:cs="Times New Roman"/>
            <w:szCs w:val="24"/>
            <w:lang w:val="en-US"/>
          </w:rPr>
          <w:t>https://doi.org/10.1007/978-3-030-13709-0_40</w:t>
        </w:r>
      </w:hyperlink>
    </w:p>
    <w:p w14:paraId="3FF195B2" w14:textId="77777777" w:rsidR="00881488" w:rsidRDefault="00881488" w:rsidP="00881488">
      <w:pPr>
        <w:ind w:left="576" w:firstLine="144"/>
        <w:rPr>
          <w:rFonts w:cs="Times New Roman"/>
          <w:szCs w:val="24"/>
          <w:lang w:val="en-US"/>
        </w:rPr>
      </w:pPr>
      <w:r>
        <w:rPr>
          <w:rFonts w:cs="Times New Roman"/>
          <w:szCs w:val="24"/>
          <w:lang w:val="en-US"/>
        </w:rPr>
        <w:t>This will able to increase the benefit that generated by an organization. To promote a suitable product in ecommerce that will increase the buying chance for a customer. Apart from that, promote too many products at once will decrease the buying possibility. Based on previous research a recommendation engine able to help customer to make better decision and reduce amount of work in searching. This able to help the customer to find out the most suitable price range. One of the ways to study the preferences of customer is through specific questioning in customer survey. But the answer from customer may not always right. So, this project followed a different direction to extract the customer’s preferences from existing information. This project is focus on fashion product and developed a framework that able return a ranked recommendation list by only single input image.</w:t>
      </w:r>
    </w:p>
    <w:p w14:paraId="29482DBB" w14:textId="22C702E7" w:rsidR="00380913" w:rsidRDefault="00881488" w:rsidP="00380913">
      <w:pPr>
        <w:ind w:left="576"/>
        <w:rPr>
          <w:rFonts w:cs="Times New Roman"/>
          <w:szCs w:val="24"/>
          <w:lang w:val="en-US"/>
        </w:rPr>
      </w:pPr>
      <w:r>
        <w:rPr>
          <w:rFonts w:cs="Times New Roman"/>
          <w:szCs w:val="24"/>
          <w:lang w:val="en-US"/>
        </w:rPr>
        <w:tab/>
        <w:t xml:space="preserve">The system proposed by author divided into two stage. First, they train </w:t>
      </w:r>
      <w:r w:rsidR="00A84A35">
        <w:rPr>
          <w:rFonts w:cs="Times New Roman"/>
          <w:szCs w:val="24"/>
          <w:lang w:val="en-US"/>
        </w:rPr>
        <w:t>a</w:t>
      </w:r>
      <w:r>
        <w:rPr>
          <w:rFonts w:cs="Times New Roman"/>
          <w:szCs w:val="24"/>
          <w:lang w:val="en-US"/>
        </w:rPr>
        <w:t xml:space="preserve"> Convolutional Neural Network (CNN) to </w:t>
      </w:r>
      <w:r w:rsidR="00A84A35">
        <w:rPr>
          <w:rFonts w:cs="Times New Roman"/>
          <w:szCs w:val="24"/>
          <w:lang w:val="en-US"/>
        </w:rPr>
        <w:t xml:space="preserve">solve specific image classification problem. The trained CNN will use as a feature extraction tool. The feature that extracted by </w:t>
      </w:r>
      <w:r w:rsidR="00D90B09">
        <w:rPr>
          <w:rFonts w:cs="Times New Roman"/>
          <w:szCs w:val="24"/>
          <w:lang w:val="en-US"/>
        </w:rPr>
        <w:t>CNN serve as an input for the ranking system. Image provided a lot of visual</w:t>
      </w:r>
      <w:r w:rsidR="0036556D">
        <w:rPr>
          <w:rFonts w:cs="Times New Roman"/>
          <w:szCs w:val="24"/>
          <w:lang w:val="en-US"/>
        </w:rPr>
        <w:t xml:space="preserve">-aware feature such as edges and </w:t>
      </w:r>
      <w:proofErr w:type="spellStart"/>
      <w:r w:rsidR="0036556D">
        <w:rPr>
          <w:rFonts w:cs="Times New Roman"/>
          <w:szCs w:val="24"/>
          <w:lang w:val="en-US"/>
        </w:rPr>
        <w:t>colour</w:t>
      </w:r>
      <w:proofErr w:type="spellEnd"/>
      <w:r w:rsidR="0036556D">
        <w:rPr>
          <w:rFonts w:cs="Times New Roman"/>
          <w:szCs w:val="24"/>
          <w:lang w:val="en-US"/>
        </w:rPr>
        <w:t xml:space="preserve"> blobs. </w:t>
      </w:r>
      <w:r w:rsidR="00C344FF">
        <w:rPr>
          <w:rFonts w:cs="Times New Roman"/>
          <w:szCs w:val="24"/>
          <w:lang w:val="en-US"/>
        </w:rPr>
        <w:t xml:space="preserve">Deep learning </w:t>
      </w:r>
      <w:r w:rsidR="00F15E33">
        <w:rPr>
          <w:rFonts w:cs="Times New Roman"/>
          <w:szCs w:val="24"/>
          <w:lang w:val="en-US"/>
        </w:rPr>
        <w:t>provides</w:t>
      </w:r>
      <w:r w:rsidR="00C344FF">
        <w:rPr>
          <w:rFonts w:cs="Times New Roman"/>
          <w:szCs w:val="24"/>
          <w:lang w:val="en-US"/>
        </w:rPr>
        <w:t xml:space="preserve"> a technique to compose several convolutional </w:t>
      </w:r>
      <w:r w:rsidR="00F55254">
        <w:rPr>
          <w:rFonts w:cs="Times New Roman"/>
          <w:szCs w:val="24"/>
          <w:lang w:val="en-US"/>
        </w:rPr>
        <w:t>layers</w:t>
      </w:r>
      <w:r w:rsidR="00C344FF">
        <w:rPr>
          <w:rFonts w:cs="Times New Roman"/>
          <w:szCs w:val="24"/>
          <w:lang w:val="en-US"/>
        </w:rPr>
        <w:t xml:space="preserve"> to extract higher-level feature.</w:t>
      </w:r>
    </w:p>
    <w:p w14:paraId="5DA642C2" w14:textId="1C9C7815" w:rsidR="00F15E33" w:rsidRDefault="00F15E33" w:rsidP="00380913">
      <w:pPr>
        <w:ind w:left="576"/>
        <w:rPr>
          <w:rFonts w:cs="Times New Roman"/>
          <w:szCs w:val="24"/>
          <w:lang w:val="en-US"/>
        </w:rPr>
      </w:pPr>
      <w:r>
        <w:rPr>
          <w:rFonts w:cs="Times New Roman"/>
          <w:szCs w:val="24"/>
          <w:lang w:val="en-US"/>
        </w:rPr>
        <w:tab/>
      </w:r>
      <w:r w:rsidR="005671DF">
        <w:rPr>
          <w:rFonts w:cs="Times New Roman"/>
          <w:szCs w:val="24"/>
          <w:lang w:val="en-US"/>
        </w:rPr>
        <w:t xml:space="preserve">Collaborative Filtering (CF) and Content-based filtering is two main approaches in product recommendation. CF heavily relies on </w:t>
      </w:r>
      <w:r w:rsidR="00F946CD">
        <w:rPr>
          <w:rFonts w:cs="Times New Roman"/>
          <w:szCs w:val="24"/>
          <w:lang w:val="en-US"/>
        </w:rPr>
        <w:t>historical</w:t>
      </w:r>
      <w:r w:rsidR="005671DF">
        <w:rPr>
          <w:rFonts w:cs="Times New Roman"/>
          <w:szCs w:val="24"/>
          <w:lang w:val="en-US"/>
        </w:rPr>
        <w:t xml:space="preserve"> </w:t>
      </w:r>
      <w:r w:rsidR="00F946CD">
        <w:rPr>
          <w:rFonts w:cs="Times New Roman"/>
          <w:szCs w:val="24"/>
          <w:lang w:val="en-US"/>
        </w:rPr>
        <w:t xml:space="preserve">user-item interaction. Content-based filtering is a technique that used to relate the user profiles and item description.  The author claimed </w:t>
      </w:r>
      <w:r w:rsidR="00843E2E">
        <w:rPr>
          <w:rFonts w:cs="Times New Roman"/>
          <w:szCs w:val="24"/>
          <w:lang w:val="en-US"/>
        </w:rPr>
        <w:t>neural collaborative filtering framework is a recent deep learning approach in product recommendation.</w:t>
      </w:r>
      <w:r w:rsidR="00F946CD">
        <w:rPr>
          <w:rFonts w:cs="Times New Roman"/>
          <w:szCs w:val="24"/>
          <w:lang w:val="en-US"/>
        </w:rPr>
        <w:t xml:space="preserve"> </w:t>
      </w:r>
      <w:r w:rsidR="00DD447D">
        <w:rPr>
          <w:rFonts w:cs="Times New Roman"/>
          <w:szCs w:val="24"/>
          <w:lang w:val="en-US"/>
        </w:rPr>
        <w:t xml:space="preserve">It is widely use in </w:t>
      </w:r>
      <w:r w:rsidR="00FC1274">
        <w:rPr>
          <w:rFonts w:cs="Times New Roman"/>
          <w:szCs w:val="24"/>
          <w:lang w:val="en-US"/>
        </w:rPr>
        <w:t>CF methods. Apart from that, CNN is very successful in object detection and segmentation.</w:t>
      </w:r>
    </w:p>
    <w:p w14:paraId="39B7706E" w14:textId="6D1BDB12" w:rsidR="005F110C" w:rsidRDefault="005F110C" w:rsidP="00380913">
      <w:pPr>
        <w:ind w:left="576"/>
        <w:rPr>
          <w:rFonts w:cs="Times New Roman"/>
          <w:szCs w:val="24"/>
          <w:lang w:val="en-US"/>
        </w:rPr>
      </w:pPr>
      <w:r>
        <w:rPr>
          <w:rFonts w:cs="Times New Roman"/>
          <w:szCs w:val="24"/>
          <w:lang w:val="en-US"/>
        </w:rPr>
        <w:lastRenderedPageBreak/>
        <w:t xml:space="preserve">They use an </w:t>
      </w:r>
      <w:r w:rsidR="00846075">
        <w:rPr>
          <w:rFonts w:cs="Times New Roman"/>
          <w:szCs w:val="24"/>
          <w:lang w:val="en-US"/>
        </w:rPr>
        <w:t>open online dataset called Fashion1. They design a labeling questionnaire</w:t>
      </w:r>
      <w:r w:rsidR="00F26228">
        <w:rPr>
          <w:rFonts w:cs="Times New Roman"/>
          <w:szCs w:val="24"/>
          <w:lang w:val="en-US"/>
        </w:rPr>
        <w:t xml:space="preserve"> on CrowdFlower2</w:t>
      </w:r>
      <w:r w:rsidR="00846075">
        <w:rPr>
          <w:rFonts w:cs="Times New Roman"/>
          <w:szCs w:val="24"/>
          <w:lang w:val="en-US"/>
        </w:rPr>
        <w:t xml:space="preserve"> to gain the high-quality ground-truth labels for category type and texture attributes.</w:t>
      </w:r>
      <w:r w:rsidR="00283D7D">
        <w:rPr>
          <w:rFonts w:cs="Times New Roman"/>
          <w:szCs w:val="24"/>
          <w:lang w:val="en-US"/>
        </w:rPr>
        <w:t xml:space="preserve"> A picture only allows maximum 5 human to label. To become a valid label at least need 3 human operators agree with it.</w:t>
      </w:r>
      <w:r w:rsidR="00F23893">
        <w:rPr>
          <w:rFonts w:cs="Times New Roman"/>
          <w:szCs w:val="24"/>
          <w:lang w:val="en-US"/>
        </w:rPr>
        <w:t xml:space="preserve"> They classify the type of clothes into few </w:t>
      </w:r>
      <w:r w:rsidR="00D21F83">
        <w:rPr>
          <w:rFonts w:cs="Times New Roman"/>
          <w:szCs w:val="24"/>
          <w:lang w:val="en-US"/>
        </w:rPr>
        <w:t>categories</w:t>
      </w:r>
      <w:r w:rsidR="00F23893">
        <w:rPr>
          <w:rFonts w:cs="Times New Roman"/>
          <w:szCs w:val="24"/>
          <w:lang w:val="en-US"/>
        </w:rPr>
        <w:t xml:space="preserve"> which are blouse, dress, shorts, skirt, top, pullover, pants, T-shirt</w:t>
      </w:r>
      <w:r w:rsidR="00A54729">
        <w:rPr>
          <w:rFonts w:cs="Times New Roman"/>
          <w:szCs w:val="24"/>
          <w:lang w:val="en-US"/>
        </w:rPr>
        <w:t xml:space="preserve"> and shirt. The texture of the clothes divided into plaid, plain, graphic, spotted and striped.</w:t>
      </w:r>
    </w:p>
    <w:p w14:paraId="6103700E" w14:textId="5D925A0E" w:rsidR="00525C16" w:rsidRDefault="00525C16" w:rsidP="00380913">
      <w:pPr>
        <w:ind w:left="576"/>
        <w:rPr>
          <w:rFonts w:cs="Times New Roman"/>
          <w:szCs w:val="24"/>
          <w:lang w:val="en-US"/>
        </w:rPr>
      </w:pPr>
      <w:r>
        <w:rPr>
          <w:rFonts w:cs="Times New Roman"/>
          <w:szCs w:val="24"/>
          <w:lang w:val="en-US"/>
        </w:rPr>
        <w:tab/>
        <w:t xml:space="preserve">The proposed system </w:t>
      </w:r>
      <w:r w:rsidR="001326A7">
        <w:rPr>
          <w:rFonts w:cs="Times New Roman"/>
          <w:szCs w:val="24"/>
          <w:lang w:val="en-US"/>
        </w:rPr>
        <w:t>uses</w:t>
      </w:r>
      <w:r>
        <w:rPr>
          <w:rFonts w:cs="Times New Roman"/>
          <w:szCs w:val="24"/>
          <w:lang w:val="en-US"/>
        </w:rPr>
        <w:t xml:space="preserve"> a trained CNN as a feature extraction tools and k-nearest-neighbor (k-NN) as a ranking system.</w:t>
      </w:r>
      <w:r w:rsidR="001326A7">
        <w:rPr>
          <w:rFonts w:cs="Times New Roman"/>
          <w:szCs w:val="24"/>
          <w:lang w:val="en-US"/>
        </w:rPr>
        <w:t xml:space="preserve"> They choose </w:t>
      </w:r>
      <w:proofErr w:type="spellStart"/>
      <w:r w:rsidR="001326A7">
        <w:rPr>
          <w:rFonts w:cs="Times New Roman"/>
          <w:szCs w:val="24"/>
          <w:lang w:val="en-US"/>
        </w:rPr>
        <w:t>AlexNet</w:t>
      </w:r>
      <w:proofErr w:type="spellEnd"/>
      <w:r w:rsidR="001326A7">
        <w:rPr>
          <w:rFonts w:cs="Times New Roman"/>
          <w:szCs w:val="24"/>
          <w:lang w:val="en-US"/>
        </w:rPr>
        <w:t xml:space="preserve"> and </w:t>
      </w:r>
      <w:proofErr w:type="spellStart"/>
      <w:r w:rsidR="001326A7">
        <w:rPr>
          <w:rFonts w:cs="Times New Roman"/>
          <w:szCs w:val="24"/>
          <w:lang w:val="en-US"/>
        </w:rPr>
        <w:t>batchnormalised</w:t>
      </w:r>
      <w:proofErr w:type="spellEnd"/>
      <w:r w:rsidR="001326A7">
        <w:rPr>
          <w:rFonts w:cs="Times New Roman"/>
          <w:szCs w:val="24"/>
          <w:lang w:val="en-US"/>
        </w:rPr>
        <w:t xml:space="preserve"> inception</w:t>
      </w:r>
      <w:r w:rsidR="00471408">
        <w:rPr>
          <w:rFonts w:cs="Times New Roman"/>
          <w:szCs w:val="24"/>
          <w:lang w:val="en-US"/>
        </w:rPr>
        <w:t xml:space="preserve"> (BN-Inception) framework in this project. They take </w:t>
      </w:r>
      <w:proofErr w:type="spellStart"/>
      <w:r w:rsidR="00471408">
        <w:rPr>
          <w:rFonts w:cs="Times New Roman"/>
          <w:szCs w:val="24"/>
          <w:lang w:val="en-US"/>
        </w:rPr>
        <w:t>AlexNet</w:t>
      </w:r>
      <w:proofErr w:type="spellEnd"/>
      <w:r w:rsidR="00471408">
        <w:rPr>
          <w:rFonts w:cs="Times New Roman"/>
          <w:szCs w:val="24"/>
          <w:lang w:val="en-US"/>
        </w:rPr>
        <w:t xml:space="preserve"> as a baseline. The </w:t>
      </w:r>
      <w:proofErr w:type="spellStart"/>
      <w:r w:rsidR="00471408">
        <w:rPr>
          <w:rFonts w:cs="Times New Roman"/>
          <w:szCs w:val="24"/>
          <w:lang w:val="en-US"/>
        </w:rPr>
        <w:t>AlexNet</w:t>
      </w:r>
      <w:proofErr w:type="spellEnd"/>
      <w:r w:rsidR="00471408">
        <w:rPr>
          <w:rFonts w:cs="Times New Roman"/>
          <w:szCs w:val="24"/>
          <w:lang w:val="en-US"/>
        </w:rPr>
        <w:t xml:space="preserve"> is form by 8 layers and BN-Inception is form by 34 layers. Both framework use 224x224 image as the input.</w:t>
      </w:r>
      <w:r w:rsidR="007A374B">
        <w:rPr>
          <w:rFonts w:cs="Times New Roman"/>
          <w:szCs w:val="24"/>
          <w:lang w:val="en-US"/>
        </w:rPr>
        <w:t xml:space="preserve"> </w:t>
      </w:r>
      <w:proofErr w:type="spellStart"/>
      <w:r w:rsidR="007A374B">
        <w:rPr>
          <w:rFonts w:cs="Times New Roman"/>
          <w:szCs w:val="24"/>
          <w:lang w:val="en-US"/>
        </w:rPr>
        <w:t>AlexNet</w:t>
      </w:r>
      <w:proofErr w:type="spellEnd"/>
      <w:r w:rsidR="007A374B">
        <w:rPr>
          <w:rFonts w:cs="Times New Roman"/>
          <w:szCs w:val="24"/>
          <w:lang w:val="en-US"/>
        </w:rPr>
        <w:t xml:space="preserve"> </w:t>
      </w:r>
      <w:r w:rsidR="00E3321E">
        <w:rPr>
          <w:rFonts w:cs="Times New Roman"/>
          <w:szCs w:val="24"/>
          <w:lang w:val="en-US"/>
        </w:rPr>
        <w:t xml:space="preserve">contain a normalization layer after the </w:t>
      </w:r>
      <w:proofErr w:type="spellStart"/>
      <w:r w:rsidR="00E3321E">
        <w:rPr>
          <w:rFonts w:cs="Times New Roman"/>
          <w:szCs w:val="24"/>
          <w:lang w:val="en-US"/>
        </w:rPr>
        <w:t>ReLU</w:t>
      </w:r>
      <w:proofErr w:type="spellEnd"/>
      <w:r w:rsidR="00E3321E">
        <w:rPr>
          <w:rFonts w:cs="Times New Roman"/>
          <w:szCs w:val="24"/>
          <w:lang w:val="en-US"/>
        </w:rPr>
        <w:t xml:space="preserve"> activation, this can improve the generalization ability</w:t>
      </w:r>
      <w:r w:rsidR="009A0783">
        <w:rPr>
          <w:rFonts w:cs="Times New Roman"/>
          <w:szCs w:val="24"/>
          <w:lang w:val="en-US"/>
        </w:rPr>
        <w:t xml:space="preserve"> of the network. BN-Inception</w:t>
      </w:r>
      <w:r w:rsidR="00E3321E">
        <w:rPr>
          <w:rFonts w:cs="Times New Roman"/>
          <w:szCs w:val="24"/>
          <w:lang w:val="en-US"/>
        </w:rPr>
        <w:t xml:space="preserve"> </w:t>
      </w:r>
      <w:r w:rsidR="009A0783">
        <w:rPr>
          <w:rFonts w:cs="Times New Roman"/>
          <w:szCs w:val="24"/>
          <w:lang w:val="en-US"/>
        </w:rPr>
        <w:t xml:space="preserve">is the extension of the </w:t>
      </w:r>
      <w:proofErr w:type="spellStart"/>
      <w:r w:rsidR="009A0783">
        <w:rPr>
          <w:rFonts w:cs="Times New Roman"/>
          <w:szCs w:val="24"/>
          <w:lang w:val="en-US"/>
        </w:rPr>
        <w:t>GooLeNet</w:t>
      </w:r>
      <w:proofErr w:type="spellEnd"/>
      <w:r w:rsidR="009A0783">
        <w:rPr>
          <w:rFonts w:cs="Times New Roman"/>
          <w:szCs w:val="24"/>
          <w:lang w:val="en-US"/>
        </w:rPr>
        <w:t xml:space="preserve">. </w:t>
      </w:r>
      <w:r w:rsidR="00D21F83">
        <w:rPr>
          <w:rFonts w:cs="Times New Roman"/>
          <w:szCs w:val="24"/>
          <w:lang w:val="en-US"/>
        </w:rPr>
        <w:t>It</w:t>
      </w:r>
      <w:r w:rsidR="009A0783">
        <w:rPr>
          <w:rFonts w:cs="Times New Roman"/>
          <w:szCs w:val="24"/>
          <w:lang w:val="en-US"/>
        </w:rPr>
        <w:t xml:space="preserve"> allows deeper and wider CNN by mapping the output of a layer into several layer at once.</w:t>
      </w:r>
    </w:p>
    <w:p w14:paraId="5295B901" w14:textId="050CF2D7" w:rsidR="00BD5C33" w:rsidRDefault="0021586B" w:rsidP="00380913">
      <w:pPr>
        <w:ind w:left="576"/>
        <w:rPr>
          <w:rFonts w:cs="Times New Roman"/>
          <w:szCs w:val="24"/>
          <w:lang w:val="en-US"/>
        </w:rPr>
      </w:pPr>
      <w:r>
        <w:rPr>
          <w:rFonts w:cs="Times New Roman"/>
          <w:szCs w:val="24"/>
          <w:lang w:val="en-US"/>
        </w:rPr>
        <w:t xml:space="preserve"> They use the concept of transfer learning to solve the small dataset issues. They pretrain a classification models on a larger data set called </w:t>
      </w:r>
      <w:proofErr w:type="spellStart"/>
      <w:r>
        <w:rPr>
          <w:rFonts w:cs="Times New Roman"/>
          <w:szCs w:val="24"/>
          <w:lang w:val="en-US"/>
        </w:rPr>
        <w:t>DeepFashion</w:t>
      </w:r>
      <w:proofErr w:type="spellEnd"/>
      <w:r>
        <w:rPr>
          <w:rFonts w:cs="Times New Roman"/>
          <w:szCs w:val="24"/>
          <w:lang w:val="en-US"/>
        </w:rPr>
        <w:t xml:space="preserve"> Attribute. It </w:t>
      </w:r>
      <w:proofErr w:type="gramStart"/>
      <w:r w:rsidR="005B0207">
        <w:rPr>
          <w:rFonts w:cs="Times New Roman"/>
          <w:szCs w:val="24"/>
          <w:lang w:val="en-US"/>
        </w:rPr>
        <w:t>contain</w:t>
      </w:r>
      <w:proofErr w:type="gramEnd"/>
      <w:r>
        <w:rPr>
          <w:rFonts w:cs="Times New Roman"/>
          <w:szCs w:val="24"/>
          <w:lang w:val="en-US"/>
        </w:rPr>
        <w:t xml:space="preserve"> 289</w:t>
      </w:r>
      <w:r w:rsidR="005B0207">
        <w:rPr>
          <w:rFonts w:cs="Times New Roman"/>
          <w:szCs w:val="24"/>
          <w:lang w:val="en-US"/>
        </w:rPr>
        <w:t xml:space="preserve">222 garment images. They minimize the stochastic gradient decent in </w:t>
      </w:r>
      <w:proofErr w:type="spellStart"/>
      <w:r w:rsidR="005B0207">
        <w:rPr>
          <w:rFonts w:cs="Times New Roman"/>
          <w:szCs w:val="24"/>
          <w:lang w:val="en-US"/>
        </w:rPr>
        <w:t>AlexNet</w:t>
      </w:r>
      <w:proofErr w:type="spellEnd"/>
      <w:r w:rsidR="005B0207">
        <w:rPr>
          <w:rFonts w:cs="Times New Roman"/>
          <w:szCs w:val="24"/>
          <w:lang w:val="en-US"/>
        </w:rPr>
        <w:t xml:space="preserve">. They </w:t>
      </w:r>
      <w:r w:rsidR="008206B6">
        <w:rPr>
          <w:rFonts w:cs="Times New Roman"/>
          <w:szCs w:val="24"/>
          <w:lang w:val="en-US"/>
        </w:rPr>
        <w:t>train the classification model with</w:t>
      </w:r>
      <w:r w:rsidR="005B0207">
        <w:rPr>
          <w:rFonts w:cs="Times New Roman"/>
          <w:szCs w:val="24"/>
          <w:lang w:val="en-US"/>
        </w:rPr>
        <w:t xml:space="preserve"> batch size</w:t>
      </w:r>
      <w:r w:rsidR="008206B6">
        <w:rPr>
          <w:rFonts w:cs="Times New Roman"/>
          <w:szCs w:val="24"/>
          <w:lang w:val="en-US"/>
        </w:rPr>
        <w:t xml:space="preserve"> of 64</w:t>
      </w:r>
      <w:r w:rsidR="005B0207">
        <w:rPr>
          <w:rFonts w:cs="Times New Roman"/>
          <w:szCs w:val="24"/>
          <w:lang w:val="en-US"/>
        </w:rPr>
        <w:t>, regular</w:t>
      </w:r>
      <w:r w:rsidR="008206B6">
        <w:rPr>
          <w:rFonts w:cs="Times New Roman"/>
          <w:szCs w:val="24"/>
          <w:lang w:val="en-US"/>
        </w:rPr>
        <w:t xml:space="preserve">ization parameter </w:t>
      </w:r>
      <w:r w:rsidR="008206B6" w:rsidRPr="008206B6">
        <w:rPr>
          <w:rFonts w:cs="Times New Roman"/>
          <w:szCs w:val="24"/>
          <w:lang w:val="en-US"/>
        </w:rPr>
        <w:t xml:space="preserve">λ </w:t>
      </w:r>
      <w:r w:rsidR="008206B6">
        <w:rPr>
          <w:rFonts w:cs="Times New Roman"/>
          <w:szCs w:val="24"/>
          <w:lang w:val="en-US"/>
        </w:rPr>
        <w:t>is</w:t>
      </w:r>
      <w:r w:rsidR="008206B6" w:rsidRPr="008206B6">
        <w:rPr>
          <w:rFonts w:cs="Times New Roman"/>
          <w:szCs w:val="24"/>
          <w:lang w:val="en-US"/>
        </w:rPr>
        <w:t xml:space="preserve"> 0.0005,</w:t>
      </w:r>
      <w:r w:rsidR="008206B6">
        <w:rPr>
          <w:rFonts w:cs="Times New Roman"/>
          <w:szCs w:val="24"/>
          <w:lang w:val="en-US"/>
        </w:rPr>
        <w:t xml:space="preserve"> momentum is 0.9 and learning rate is 0.01.</w:t>
      </w:r>
      <w:r w:rsidR="00370C81">
        <w:rPr>
          <w:rFonts w:cs="Times New Roman"/>
          <w:szCs w:val="24"/>
          <w:lang w:val="en-US"/>
        </w:rPr>
        <w:t xml:space="preserve"> They implement the ADAM algorithm in BN-Inception with batch size of 32, </w:t>
      </w:r>
      <w:r w:rsidR="00370C81" w:rsidRPr="008206B6">
        <w:rPr>
          <w:rFonts w:cs="Times New Roman"/>
          <w:szCs w:val="24"/>
          <w:lang w:val="en-US"/>
        </w:rPr>
        <w:t>λ</w:t>
      </w:r>
      <w:r w:rsidR="00370C81">
        <w:rPr>
          <w:rFonts w:cs="Times New Roman"/>
          <w:szCs w:val="24"/>
          <w:lang w:val="en-US"/>
        </w:rPr>
        <w:t xml:space="preserve"> is 0 and learning rate is 0.001.</w:t>
      </w:r>
      <w:r w:rsidR="007524A3">
        <w:rPr>
          <w:rFonts w:cs="Times New Roman"/>
          <w:szCs w:val="24"/>
          <w:lang w:val="en-US"/>
        </w:rPr>
        <w:t xml:space="preserve"> they train the final BN-Inception by minimizing the Fashion dataset</w:t>
      </w:r>
      <w:r w:rsidR="000C4CCF">
        <w:rPr>
          <w:rFonts w:cs="Times New Roman"/>
          <w:szCs w:val="24"/>
          <w:lang w:val="en-US"/>
        </w:rPr>
        <w:t xml:space="preserve">, </w:t>
      </w:r>
      <w:r w:rsidR="00174B3E">
        <w:rPr>
          <w:rFonts w:cs="Times New Roman"/>
          <w:szCs w:val="24"/>
          <w:lang w:val="en-US"/>
        </w:rPr>
        <w:t xml:space="preserve">added L2-regularization with </w:t>
      </w:r>
      <w:r w:rsidR="00174B3E" w:rsidRPr="008206B6">
        <w:rPr>
          <w:rFonts w:cs="Times New Roman"/>
          <w:szCs w:val="24"/>
          <w:lang w:val="en-US"/>
        </w:rPr>
        <w:t>λ</w:t>
      </w:r>
      <w:r w:rsidR="00174B3E">
        <w:rPr>
          <w:rFonts w:cs="Times New Roman"/>
          <w:szCs w:val="24"/>
          <w:lang w:val="en-US"/>
        </w:rPr>
        <w:t xml:space="preserve"> = 0.001</w:t>
      </w:r>
      <w:r w:rsidR="000C4CCF">
        <w:rPr>
          <w:rFonts w:cs="Times New Roman"/>
          <w:szCs w:val="24"/>
          <w:lang w:val="en-US"/>
        </w:rPr>
        <w:t xml:space="preserve"> and reduce the batch size to 16.</w:t>
      </w:r>
    </w:p>
    <w:p w14:paraId="5CCCD6A1" w14:textId="001979B5" w:rsidR="002E0A77" w:rsidRPr="000411A7" w:rsidRDefault="002E0A77" w:rsidP="000411A7">
      <w:pPr>
        <w:ind w:left="576"/>
        <w:rPr>
          <w:rFonts w:cs="Times New Roman"/>
          <w:szCs w:val="24"/>
          <w:lang w:val="en-US"/>
        </w:rPr>
      </w:pPr>
      <w:r>
        <w:rPr>
          <w:rFonts w:cs="Times New Roman"/>
          <w:szCs w:val="24"/>
          <w:lang w:val="en-US"/>
        </w:rPr>
        <w:tab/>
        <w:t xml:space="preserve">In conclusion, they proposed a simple, visual-aware and data-driven recommendation system for fashion product image. The proposed two stage method which are using CNN to extract the feature </w:t>
      </w:r>
      <w:r w:rsidR="008D7166">
        <w:rPr>
          <w:rFonts w:cs="Times New Roman"/>
          <w:szCs w:val="24"/>
          <w:lang w:val="en-US"/>
        </w:rPr>
        <w:t>and use</w:t>
      </w:r>
      <w:r>
        <w:rPr>
          <w:rFonts w:cs="Times New Roman"/>
          <w:szCs w:val="24"/>
          <w:lang w:val="en-US"/>
        </w:rPr>
        <w:t xml:space="preserve"> as the similarity recommendation input.</w:t>
      </w:r>
      <w:r w:rsidR="008D7166">
        <w:rPr>
          <w:rFonts w:cs="Times New Roman"/>
          <w:szCs w:val="24"/>
          <w:lang w:val="en-US"/>
        </w:rPr>
        <w:t xml:space="preserve"> This able to implement in ecommerce and allow user to upload a specific fashion image to provide the similarity recommendation services. This can be easily expanded to </w:t>
      </w:r>
      <w:proofErr w:type="spellStart"/>
      <w:r w:rsidR="008D7166">
        <w:rPr>
          <w:rFonts w:cs="Times New Roman"/>
          <w:szCs w:val="24"/>
          <w:lang w:val="en-US"/>
        </w:rPr>
        <w:t>colour</w:t>
      </w:r>
      <w:proofErr w:type="spellEnd"/>
      <w:r w:rsidR="008D7166">
        <w:rPr>
          <w:rFonts w:cs="Times New Roman"/>
          <w:szCs w:val="24"/>
          <w:lang w:val="en-US"/>
        </w:rPr>
        <w:t xml:space="preserve"> classification task</w:t>
      </w:r>
      <w:r w:rsidR="00953472">
        <w:rPr>
          <w:rFonts w:cs="Times New Roman"/>
          <w:szCs w:val="24"/>
          <w:lang w:val="en-US"/>
        </w:rPr>
        <w:t xml:space="preserve">, or gender classification training. The author </w:t>
      </w:r>
      <w:r w:rsidR="00DA4355">
        <w:rPr>
          <w:rFonts w:cs="Times New Roman"/>
          <w:szCs w:val="24"/>
          <w:lang w:val="en-US"/>
        </w:rPr>
        <w:t>requires</w:t>
      </w:r>
      <w:r w:rsidR="00953472">
        <w:rPr>
          <w:rFonts w:cs="Times New Roman"/>
          <w:szCs w:val="24"/>
          <w:lang w:val="en-US"/>
        </w:rPr>
        <w:t xml:space="preserve"> to do further investigation on music recommendation based on raw music data.</w:t>
      </w:r>
      <w:r w:rsidR="00AD049B">
        <w:rPr>
          <w:rFonts w:cs="Times New Roman"/>
          <w:szCs w:val="24"/>
          <w:lang w:val="en-US"/>
        </w:rPr>
        <w:t xml:space="preserve"> Fashion product recommendation system </w:t>
      </w:r>
      <w:r w:rsidR="00DA4355">
        <w:rPr>
          <w:rFonts w:cs="Times New Roman"/>
          <w:szCs w:val="24"/>
          <w:lang w:val="en-US"/>
        </w:rPr>
        <w:t xml:space="preserve">is based on an end-to-end deep learning model. The hybrid approach such as </w:t>
      </w:r>
      <w:r w:rsidR="006845F1">
        <w:rPr>
          <w:rFonts w:cs="Times New Roman"/>
          <w:szCs w:val="24"/>
          <w:lang w:val="en-US"/>
        </w:rPr>
        <w:t>combining</w:t>
      </w:r>
      <w:r w:rsidR="00DA4355">
        <w:rPr>
          <w:rFonts w:cs="Times New Roman"/>
          <w:szCs w:val="24"/>
          <w:lang w:val="en-US"/>
        </w:rPr>
        <w:t xml:space="preserve"> image-based and content-based should take into </w:t>
      </w:r>
      <w:r w:rsidR="00DA4355">
        <w:rPr>
          <w:rFonts w:cs="Times New Roman"/>
          <w:szCs w:val="24"/>
          <w:lang w:val="en-US"/>
        </w:rPr>
        <w:lastRenderedPageBreak/>
        <w:t>consideration and it is important to evaluate the customer impact of the image-based recommendation system.</w:t>
      </w:r>
      <w:ins w:id="706" w:author="Zhong MIng Tan" w:date="2020-10-17T14:30:00Z">
        <w:r w:rsidR="004230AC">
          <w:rPr>
            <w:rFonts w:cs="Times New Roman"/>
            <w:szCs w:val="24"/>
            <w:lang w:val="en-US"/>
          </w:rPr>
          <w:t xml:space="preserve"> </w:t>
        </w:r>
      </w:ins>
      <w:customXmlInsRangeStart w:id="707" w:author="Zhong MIng Tan" w:date="2020-10-17T14:32:00Z"/>
      <w:sdt>
        <w:sdtPr>
          <w:rPr>
            <w:rFonts w:cs="Times New Roman"/>
            <w:szCs w:val="24"/>
            <w:lang w:val="en-US"/>
          </w:rPr>
          <w:id w:val="1457603656"/>
          <w:citation/>
        </w:sdtPr>
        <w:sdtContent>
          <w:customXmlInsRangeEnd w:id="707"/>
          <w:ins w:id="708" w:author="Zhong MIng Tan" w:date="2020-10-17T14:32:00Z">
            <w:r w:rsidR="004230AC">
              <w:rPr>
                <w:rFonts w:cs="Times New Roman"/>
                <w:szCs w:val="24"/>
                <w:lang w:val="en-US"/>
              </w:rPr>
              <w:fldChar w:fldCharType="begin"/>
            </w:r>
            <w:r w:rsidR="004230AC">
              <w:rPr>
                <w:rFonts w:cs="Times New Roman"/>
                <w:szCs w:val="24"/>
                <w:lang w:val="en-US"/>
              </w:rPr>
              <w:instrText xml:space="preserve"> CITATION Hes19 \l 1033 </w:instrText>
            </w:r>
          </w:ins>
          <w:r w:rsidR="004230AC">
            <w:rPr>
              <w:rFonts w:cs="Times New Roman"/>
              <w:szCs w:val="24"/>
              <w:lang w:val="en-US"/>
            </w:rPr>
            <w:fldChar w:fldCharType="separate"/>
          </w:r>
          <w:r w:rsidR="00DE7AC5" w:rsidRPr="00DE7AC5">
            <w:rPr>
              <w:rFonts w:cs="Times New Roman"/>
              <w:noProof/>
              <w:szCs w:val="24"/>
              <w:lang w:val="en-US"/>
            </w:rPr>
            <w:t>(Hessel Tuinhof, Clemens Pirker, Markus Haltmeier, 2019)</w:t>
          </w:r>
          <w:ins w:id="709" w:author="Zhong MIng Tan" w:date="2020-10-17T14:32:00Z">
            <w:r w:rsidR="004230AC">
              <w:rPr>
                <w:rFonts w:cs="Times New Roman"/>
                <w:szCs w:val="24"/>
                <w:lang w:val="en-US"/>
              </w:rPr>
              <w:fldChar w:fldCharType="end"/>
            </w:r>
          </w:ins>
          <w:customXmlInsRangeStart w:id="710" w:author="Zhong MIng Tan" w:date="2020-10-17T14:32:00Z"/>
        </w:sdtContent>
      </w:sdt>
      <w:customXmlInsRangeEnd w:id="710"/>
    </w:p>
    <w:p w14:paraId="286490D6" w14:textId="4A00D8B0" w:rsidR="000F797B" w:rsidRPr="00123055" w:rsidRDefault="00380913" w:rsidP="000411A7">
      <w:pPr>
        <w:pStyle w:val="Heading3"/>
        <w:rPr>
          <w:lang w:val="en-US"/>
        </w:rPr>
      </w:pPr>
      <w:bookmarkStart w:id="711" w:name="_Toc53839430"/>
      <w:r>
        <w:rPr>
          <w:lang w:val="en-US"/>
        </w:rPr>
        <w:t xml:space="preserve">Product Recommendations Using Data Mining </w:t>
      </w:r>
      <w:proofErr w:type="gramStart"/>
      <w:r>
        <w:rPr>
          <w:lang w:val="en-US"/>
        </w:rPr>
        <w:t>And</w:t>
      </w:r>
      <w:proofErr w:type="gramEnd"/>
      <w:r>
        <w:rPr>
          <w:lang w:val="en-US"/>
        </w:rPr>
        <w:t xml:space="preserve"> Machine Learning Algorithm</w:t>
      </w:r>
      <w:bookmarkEnd w:id="711"/>
    </w:p>
    <w:p w14:paraId="69F85982" w14:textId="0F90DB2D"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00380913">
        <w:rPr>
          <w:rFonts w:cs="Times New Roman"/>
          <w:szCs w:val="24"/>
          <w:lang w:val="en-US"/>
        </w:rPr>
        <w:t xml:space="preserve">Kaveri Roy, Aditi Choudhary, and J. </w:t>
      </w:r>
      <w:proofErr w:type="spellStart"/>
      <w:r w:rsidR="00380913">
        <w:rPr>
          <w:rFonts w:cs="Times New Roman"/>
          <w:szCs w:val="24"/>
          <w:lang w:val="en-US"/>
        </w:rPr>
        <w:t>Jayapradha</w:t>
      </w:r>
      <w:proofErr w:type="spellEnd"/>
    </w:p>
    <w:p w14:paraId="4BDC3260" w14:textId="4EAE3EAF" w:rsidR="00C275E7" w:rsidRDefault="009445DD" w:rsidP="00D05FF0">
      <w:pPr>
        <w:ind w:left="576"/>
        <w:rPr>
          <w:rFonts w:cs="Times New Roman"/>
          <w:szCs w:val="24"/>
          <w:lang w:val="en-US"/>
        </w:rPr>
      </w:pPr>
      <w:r>
        <w:rPr>
          <w:rFonts w:cs="Times New Roman"/>
          <w:szCs w:val="24"/>
          <w:lang w:val="en-US"/>
        </w:rPr>
        <w:t xml:space="preserve">Link: </w:t>
      </w:r>
      <w:hyperlink r:id="rId17" w:history="1">
        <w:r w:rsidRPr="009445DD">
          <w:rPr>
            <w:rStyle w:val="Hyperlink"/>
            <w:rFonts w:cs="Times New Roman"/>
            <w:szCs w:val="24"/>
            <w:lang w:val="en-US"/>
          </w:rPr>
          <w:t>Click here</w:t>
        </w:r>
      </w:hyperlink>
    </w:p>
    <w:p w14:paraId="1D71F4E4" w14:textId="77777777" w:rsidR="005778FC" w:rsidRDefault="006814FC" w:rsidP="00D05FF0">
      <w:pPr>
        <w:ind w:left="576"/>
        <w:rPr>
          <w:rFonts w:cs="Times New Roman"/>
          <w:szCs w:val="24"/>
        </w:rPr>
      </w:pPr>
      <w:r>
        <w:rPr>
          <w:rFonts w:cs="Times New Roman"/>
          <w:szCs w:val="24"/>
        </w:rPr>
        <w:tab/>
        <w:t xml:space="preserve">Collaborative Filtering (CF) is an earlier system that purposely design to predict the </w:t>
      </w:r>
      <w:r w:rsidR="000B6EE8">
        <w:rPr>
          <w:rFonts w:cs="Times New Roman"/>
          <w:szCs w:val="24"/>
        </w:rPr>
        <w:t xml:space="preserve">customer interest to recommend user based on </w:t>
      </w:r>
      <w:r w:rsidR="00EA0FD7">
        <w:rPr>
          <w:rFonts w:cs="Times New Roman"/>
          <w:szCs w:val="24"/>
        </w:rPr>
        <w:t xml:space="preserve">a particular query context. </w:t>
      </w:r>
      <w:r w:rsidR="00BC021C">
        <w:rPr>
          <w:rFonts w:cs="Times New Roman"/>
          <w:szCs w:val="24"/>
        </w:rPr>
        <w:t>CF algorithm will find the similarity between each item based on the user’s feedback.</w:t>
      </w:r>
      <w:r w:rsidR="00085B0B">
        <w:rPr>
          <w:rFonts w:cs="Times New Roman"/>
          <w:szCs w:val="24"/>
        </w:rPr>
        <w:t xml:space="preserve"> CF has a problem in a smaller data set due to the data sparsity problem. This problem is caused by the large amount of item in the system.</w:t>
      </w:r>
      <w:r w:rsidR="00F57F41">
        <w:rPr>
          <w:rFonts w:cs="Times New Roman"/>
          <w:szCs w:val="24"/>
        </w:rPr>
        <w:t xml:space="preserve"> The answer that requested by new user will affected by other </w:t>
      </w:r>
      <w:r w:rsidR="003E14C7">
        <w:rPr>
          <w:rFonts w:cs="Times New Roman"/>
          <w:szCs w:val="24"/>
        </w:rPr>
        <w:t xml:space="preserve">user choice. In this system, Support Vector Machine (SVM) is implemented with fuzzy decision to improve the effectiveness compare to CF. </w:t>
      </w:r>
      <w:r w:rsidR="00B033D4">
        <w:rPr>
          <w:rFonts w:cs="Times New Roman"/>
          <w:szCs w:val="24"/>
        </w:rPr>
        <w:t>The fuzzy decision is SVM is used to deal with uncertainty and imprecise measurement.</w:t>
      </w:r>
    </w:p>
    <w:p w14:paraId="41819D38" w14:textId="582E9428" w:rsidR="003D0B4B" w:rsidRDefault="005778FC" w:rsidP="00D05FF0">
      <w:pPr>
        <w:ind w:left="576"/>
        <w:rPr>
          <w:rFonts w:cs="Times New Roman"/>
          <w:szCs w:val="24"/>
        </w:rPr>
      </w:pPr>
      <w:r>
        <w:rPr>
          <w:rFonts w:cs="Times New Roman"/>
          <w:szCs w:val="24"/>
        </w:rPr>
        <w:tab/>
      </w:r>
      <w:r w:rsidR="007B0F5E">
        <w:rPr>
          <w:rFonts w:cs="Times New Roman"/>
          <w:szCs w:val="24"/>
        </w:rPr>
        <w:t xml:space="preserve">They proposed a recommendation system which include k-nutrient algorithm, SVM algorithm, and Random Forest to increase the efficiency of their </w:t>
      </w:r>
      <w:r w:rsidR="000D55CA">
        <w:rPr>
          <w:rFonts w:cs="Times New Roman"/>
          <w:szCs w:val="24"/>
        </w:rPr>
        <w:t xml:space="preserve">recommendation system. </w:t>
      </w:r>
      <w:r w:rsidR="00B42911">
        <w:rPr>
          <w:rFonts w:cs="Times New Roman"/>
          <w:szCs w:val="24"/>
        </w:rPr>
        <w:t xml:space="preserve">K-nutrient algorithm recommend the food product based on a </w:t>
      </w:r>
      <w:r w:rsidR="005E4E26">
        <w:rPr>
          <w:rFonts w:cs="Times New Roman"/>
          <w:szCs w:val="24"/>
        </w:rPr>
        <w:t xml:space="preserve">nutrient database that available online. SVM is a supervise machine learning model which purposely design to solve the classification </w:t>
      </w:r>
      <w:r w:rsidR="00B6399E">
        <w:rPr>
          <w:rFonts w:cs="Times New Roman"/>
          <w:szCs w:val="24"/>
        </w:rPr>
        <w:t>problem</w:t>
      </w:r>
      <w:r w:rsidR="005E4E26">
        <w:rPr>
          <w:rFonts w:cs="Times New Roman"/>
          <w:szCs w:val="24"/>
        </w:rPr>
        <w:t>.</w:t>
      </w:r>
      <w:r w:rsidR="00B6399E">
        <w:rPr>
          <w:rFonts w:cs="Times New Roman"/>
          <w:szCs w:val="24"/>
        </w:rPr>
        <w:t xml:space="preserve"> It is suitable to use in smaller dataset to solve the data sparsity problem.</w:t>
      </w:r>
      <w:r w:rsidR="00E42AB6">
        <w:rPr>
          <w:rFonts w:cs="Times New Roman"/>
          <w:szCs w:val="24"/>
        </w:rPr>
        <w:t xml:space="preserve"> Random forest is </w:t>
      </w:r>
      <w:r w:rsidR="00D27A12">
        <w:rPr>
          <w:rFonts w:cs="Times New Roman"/>
          <w:szCs w:val="24"/>
        </w:rPr>
        <w:t xml:space="preserve">an ensemble learning method by creating a multitude decision tree during the training time and outputting </w:t>
      </w:r>
      <w:r w:rsidR="002262AD">
        <w:rPr>
          <w:rFonts w:cs="Times New Roman"/>
          <w:szCs w:val="24"/>
        </w:rPr>
        <w:t>the class. In this paper, they compared SVM and Random Forest. SVM show a better performance compare to Random Forest.</w:t>
      </w:r>
    </w:p>
    <w:p w14:paraId="0DF6A092" w14:textId="482F92E9" w:rsidR="00A04D57" w:rsidRDefault="00A04D57" w:rsidP="00D05FF0">
      <w:pPr>
        <w:ind w:left="576"/>
        <w:rPr>
          <w:rFonts w:cs="Times New Roman"/>
          <w:szCs w:val="24"/>
        </w:rPr>
      </w:pPr>
      <w:r>
        <w:rPr>
          <w:rFonts w:cs="Times New Roman"/>
          <w:szCs w:val="24"/>
        </w:rPr>
        <w:tab/>
        <w:t xml:space="preserve">In the proposed system, user required to register </w:t>
      </w:r>
      <w:r w:rsidR="00106F47">
        <w:rPr>
          <w:rFonts w:cs="Times New Roman"/>
          <w:szCs w:val="24"/>
        </w:rPr>
        <w:t>a</w:t>
      </w:r>
      <w:r>
        <w:rPr>
          <w:rFonts w:cs="Times New Roman"/>
          <w:szCs w:val="24"/>
        </w:rPr>
        <w:t xml:space="preserve"> </w:t>
      </w:r>
      <w:r w:rsidR="00106F47">
        <w:rPr>
          <w:rFonts w:cs="Times New Roman"/>
          <w:szCs w:val="24"/>
        </w:rPr>
        <w:t xml:space="preserve">user profile and specify the health issues at the first time visited the website. </w:t>
      </w:r>
      <w:r w:rsidR="0087241E">
        <w:rPr>
          <w:rFonts w:cs="Times New Roman"/>
          <w:szCs w:val="24"/>
        </w:rPr>
        <w:t xml:space="preserve">The information that registered by user and the ingredient dataset will stored in a database. </w:t>
      </w:r>
      <w:r w:rsidR="00594FEA">
        <w:rPr>
          <w:rFonts w:cs="Times New Roman"/>
          <w:szCs w:val="24"/>
        </w:rPr>
        <w:t xml:space="preserve">The training algorithm will pass the available data set to the </w:t>
      </w:r>
      <w:r w:rsidR="00850FCC">
        <w:rPr>
          <w:rFonts w:cs="Times New Roman"/>
          <w:szCs w:val="24"/>
        </w:rPr>
        <w:t>recommendation</w:t>
      </w:r>
      <w:r w:rsidR="00594FEA">
        <w:rPr>
          <w:rFonts w:cs="Times New Roman"/>
          <w:szCs w:val="24"/>
        </w:rPr>
        <w:t xml:space="preserve"> engine to </w:t>
      </w:r>
      <w:r w:rsidR="00850FCC">
        <w:rPr>
          <w:rFonts w:cs="Times New Roman"/>
          <w:szCs w:val="24"/>
        </w:rPr>
        <w:t xml:space="preserve">predict and recommend the food product based on user’s heath diseases. The user’s health issues </w:t>
      </w:r>
      <w:r w:rsidR="00DB49A9">
        <w:rPr>
          <w:rFonts w:cs="Times New Roman"/>
          <w:szCs w:val="24"/>
        </w:rPr>
        <w:t>are</w:t>
      </w:r>
      <w:r w:rsidR="00850FCC">
        <w:rPr>
          <w:rFonts w:cs="Times New Roman"/>
          <w:szCs w:val="24"/>
        </w:rPr>
        <w:t xml:space="preserve"> the main consideration in this project when the system recommending the food product.</w:t>
      </w:r>
    </w:p>
    <w:p w14:paraId="349ED3F6" w14:textId="77414BD8" w:rsidR="00E26087" w:rsidRDefault="00DB49A9" w:rsidP="00E26087">
      <w:pPr>
        <w:ind w:left="576"/>
        <w:rPr>
          <w:rFonts w:cs="Times New Roman"/>
          <w:szCs w:val="24"/>
        </w:rPr>
      </w:pPr>
      <w:r>
        <w:rPr>
          <w:rFonts w:cs="Times New Roman"/>
          <w:szCs w:val="24"/>
        </w:rPr>
        <w:tab/>
        <w:t xml:space="preserve">They </w:t>
      </w:r>
      <w:r w:rsidR="00F40F03">
        <w:rPr>
          <w:rFonts w:cs="Times New Roman"/>
          <w:szCs w:val="24"/>
        </w:rPr>
        <w:t xml:space="preserve">classify the recommendation level into few </w:t>
      </w:r>
      <w:r w:rsidR="00831D0D">
        <w:rPr>
          <w:rFonts w:cs="Times New Roman"/>
          <w:szCs w:val="24"/>
        </w:rPr>
        <w:t>categories</w:t>
      </w:r>
      <w:r w:rsidR="00F40F03">
        <w:rPr>
          <w:rFonts w:cs="Times New Roman"/>
          <w:szCs w:val="24"/>
        </w:rPr>
        <w:t xml:space="preserve"> which are “Highly Recommended”, “Recommended”, “Least Recommended” and “Avoid”. </w:t>
      </w:r>
      <w:r w:rsidR="00831D0D">
        <w:rPr>
          <w:rFonts w:cs="Times New Roman"/>
          <w:szCs w:val="24"/>
        </w:rPr>
        <w:t xml:space="preserve">They use 60% </w:t>
      </w:r>
      <w:r w:rsidR="00831D0D">
        <w:rPr>
          <w:rFonts w:cs="Times New Roman"/>
          <w:szCs w:val="24"/>
        </w:rPr>
        <w:lastRenderedPageBreak/>
        <w:t xml:space="preserve">of data set to train the model and 40% for verification purpose. </w:t>
      </w:r>
      <w:r w:rsidR="00031B05">
        <w:rPr>
          <w:rFonts w:cs="Times New Roman"/>
          <w:szCs w:val="24"/>
        </w:rPr>
        <w:t xml:space="preserve">The included fuzzy threshold to </w:t>
      </w:r>
      <w:r w:rsidR="00497530">
        <w:rPr>
          <w:rFonts w:cs="Times New Roman"/>
          <w:szCs w:val="24"/>
        </w:rPr>
        <w:t>capture the notion that the content is high but not as high as the fixed value.</w:t>
      </w:r>
      <w:r w:rsidR="00E26087">
        <w:rPr>
          <w:rFonts w:cs="Times New Roman"/>
          <w:szCs w:val="24"/>
        </w:rPr>
        <w:t xml:space="preserve"> The “Highly Recommended” food product will have value 1</w:t>
      </w:r>
      <w:r w:rsidR="00161E54">
        <w:rPr>
          <w:rFonts w:cs="Times New Roman"/>
          <w:szCs w:val="24"/>
        </w:rPr>
        <w:t>, “Recommended” is between 0 to 1</w:t>
      </w:r>
      <w:r w:rsidR="004A7B90">
        <w:rPr>
          <w:rFonts w:cs="Times New Roman"/>
          <w:szCs w:val="24"/>
        </w:rPr>
        <w:t>, “Least Recommended” will have value of 0 and -1 is for “Avoid”.</w:t>
      </w:r>
      <w:r w:rsidR="001F2BA9">
        <w:rPr>
          <w:rFonts w:cs="Times New Roman"/>
          <w:szCs w:val="24"/>
        </w:rPr>
        <w:t xml:space="preserve"> If the recommended product is not in the highly recommended list, the system will choose the next best </w:t>
      </w:r>
      <w:r w:rsidR="00E7395D">
        <w:rPr>
          <w:rFonts w:cs="Times New Roman"/>
          <w:szCs w:val="24"/>
        </w:rPr>
        <w:t>food product such as “Recommended” until “Avoid”</w:t>
      </w:r>
      <w:r w:rsidR="006F0FBD">
        <w:rPr>
          <w:rFonts w:cs="Times New Roman"/>
          <w:szCs w:val="24"/>
        </w:rPr>
        <w:t xml:space="preserve">. User able to select the most </w:t>
      </w:r>
      <w:r w:rsidR="00C6581A">
        <w:rPr>
          <w:rFonts w:cs="Times New Roman"/>
          <w:szCs w:val="24"/>
        </w:rPr>
        <w:t>benefit</w:t>
      </w:r>
      <w:r w:rsidR="006F0FBD">
        <w:rPr>
          <w:rFonts w:cs="Times New Roman"/>
          <w:szCs w:val="24"/>
        </w:rPr>
        <w:t xml:space="preserve"> product </w:t>
      </w:r>
      <w:r w:rsidR="00C6581A">
        <w:rPr>
          <w:rFonts w:cs="Times New Roman"/>
          <w:szCs w:val="24"/>
        </w:rPr>
        <w:t>base on their health condition by using SVM machine learning.</w:t>
      </w:r>
    </w:p>
    <w:p w14:paraId="1F078E03" w14:textId="2266CE79" w:rsidR="00C6581A" w:rsidRDefault="00C6581A" w:rsidP="00E26087">
      <w:pPr>
        <w:ind w:left="576"/>
        <w:rPr>
          <w:rFonts w:cs="Times New Roman"/>
          <w:szCs w:val="24"/>
        </w:rPr>
      </w:pPr>
      <w:r>
        <w:rPr>
          <w:rFonts w:cs="Times New Roman"/>
          <w:szCs w:val="24"/>
        </w:rPr>
        <w:tab/>
        <w:t xml:space="preserve">Based on the data shown in this paper, SVM perform better than Random Forest. This is because </w:t>
      </w:r>
      <w:r w:rsidR="00BB1A44">
        <w:rPr>
          <w:rFonts w:cs="Times New Roman"/>
          <w:szCs w:val="24"/>
        </w:rPr>
        <w:t>Random Forest required large amount of decision tree.</w:t>
      </w:r>
      <w:r w:rsidR="00AC7E20">
        <w:rPr>
          <w:rFonts w:cs="Times New Roman"/>
          <w:szCs w:val="24"/>
        </w:rPr>
        <w:t xml:space="preserve"> The execution time for SVM is 1.38 second but Random Forest is 2.388 second. SVM provided </w:t>
      </w:r>
      <w:r w:rsidR="00C75D2F">
        <w:rPr>
          <w:rFonts w:cs="Times New Roman"/>
          <w:szCs w:val="24"/>
        </w:rPr>
        <w:t>average 88.77%</w:t>
      </w:r>
      <w:r w:rsidR="00AC7E20">
        <w:rPr>
          <w:rFonts w:cs="Times New Roman"/>
          <w:szCs w:val="24"/>
        </w:rPr>
        <w:t xml:space="preserve"> of accuracy among the diseases but Random Forest only provided </w:t>
      </w:r>
      <w:r w:rsidR="00C75D2F">
        <w:rPr>
          <w:rFonts w:cs="Times New Roman"/>
          <w:szCs w:val="24"/>
        </w:rPr>
        <w:t>68.07% of accuracy to predict the diseases. So SVM is recommended in this project to provide user a more accurate recommendation.</w:t>
      </w:r>
    </w:p>
    <w:p w14:paraId="5D0BB027" w14:textId="587C4EDB" w:rsidR="0054450A" w:rsidRPr="000411A7" w:rsidRDefault="0054450A" w:rsidP="000411A7">
      <w:pPr>
        <w:ind w:left="576"/>
        <w:rPr>
          <w:rFonts w:cs="Times New Roman"/>
          <w:szCs w:val="24"/>
        </w:rPr>
      </w:pPr>
      <w:r>
        <w:rPr>
          <w:rFonts w:cs="Times New Roman"/>
          <w:szCs w:val="24"/>
        </w:rPr>
        <w:tab/>
        <w:t xml:space="preserve">In conclusion, the earlier system implements CF algorithm but it facing data sparsity problem. They proposed </w:t>
      </w:r>
      <w:r w:rsidR="00F15D74">
        <w:rPr>
          <w:rFonts w:cs="Times New Roman"/>
          <w:szCs w:val="24"/>
        </w:rPr>
        <w:t>a</w:t>
      </w:r>
      <w:r>
        <w:rPr>
          <w:rFonts w:cs="Times New Roman"/>
          <w:szCs w:val="24"/>
        </w:rPr>
        <w:t xml:space="preserve"> </w:t>
      </w:r>
      <w:r w:rsidR="00F15D74">
        <w:rPr>
          <w:rFonts w:cs="Times New Roman"/>
          <w:szCs w:val="24"/>
        </w:rPr>
        <w:t xml:space="preserve">feasible algorithm called k-nutrient. This algorithm work well to recommended the food product. Apart from that, the SVM is perform better than Random Forest base on few </w:t>
      </w:r>
      <w:r w:rsidR="005E5EE6">
        <w:rPr>
          <w:rFonts w:cs="Times New Roman"/>
          <w:szCs w:val="24"/>
        </w:rPr>
        <w:t>perspectives</w:t>
      </w:r>
      <w:r w:rsidR="00F15D74">
        <w:rPr>
          <w:rFonts w:cs="Times New Roman"/>
          <w:szCs w:val="24"/>
        </w:rPr>
        <w:t xml:space="preserve"> </w:t>
      </w:r>
      <w:r w:rsidR="004A5F64">
        <w:rPr>
          <w:rFonts w:cs="Times New Roman"/>
          <w:szCs w:val="24"/>
        </w:rPr>
        <w:t xml:space="preserve">which are efficiency, accuracy and time complexity. Their future plan is to study the impact </w:t>
      </w:r>
      <w:r w:rsidR="005E5EE6">
        <w:rPr>
          <w:rFonts w:cs="Times New Roman"/>
          <w:szCs w:val="24"/>
        </w:rPr>
        <w:t>of size of data.</w:t>
      </w:r>
      <w:ins w:id="712" w:author="Zhong MIng Tan" w:date="2020-10-17T14:32:00Z">
        <w:r w:rsidR="00A35C84">
          <w:rPr>
            <w:rFonts w:cs="Times New Roman"/>
            <w:szCs w:val="24"/>
          </w:rPr>
          <w:t xml:space="preserve"> </w:t>
        </w:r>
      </w:ins>
      <w:customXmlInsRangeStart w:id="713" w:author="Zhong MIng Tan" w:date="2020-10-17T14:34:00Z"/>
      <w:sdt>
        <w:sdtPr>
          <w:rPr>
            <w:rFonts w:cs="Times New Roman"/>
            <w:szCs w:val="24"/>
          </w:rPr>
          <w:id w:val="1426537434"/>
          <w:citation/>
        </w:sdtPr>
        <w:sdtContent>
          <w:customXmlInsRangeEnd w:id="713"/>
          <w:ins w:id="714" w:author="Zhong MIng Tan" w:date="2020-10-17T14:34:00Z">
            <w:r w:rsidR="00A35C84">
              <w:rPr>
                <w:rFonts w:cs="Times New Roman"/>
                <w:szCs w:val="24"/>
              </w:rPr>
              <w:fldChar w:fldCharType="begin"/>
            </w:r>
            <w:r w:rsidR="00A35C84">
              <w:rPr>
                <w:rFonts w:cs="Times New Roman"/>
                <w:szCs w:val="24"/>
                <w:lang w:val="en-US"/>
              </w:rPr>
              <w:instrText xml:space="preserve"> CITATION ACh17 \l 1033 </w:instrText>
            </w:r>
          </w:ins>
          <w:r w:rsidR="00A35C84">
            <w:rPr>
              <w:rFonts w:cs="Times New Roman"/>
              <w:szCs w:val="24"/>
            </w:rPr>
            <w:fldChar w:fldCharType="separate"/>
          </w:r>
          <w:r w:rsidR="00DE7AC5" w:rsidRPr="00DE7AC5">
            <w:rPr>
              <w:rFonts w:cs="Times New Roman"/>
              <w:noProof/>
              <w:szCs w:val="24"/>
              <w:lang w:val="en-US"/>
            </w:rPr>
            <w:t>(A. Choudhary, 2017)</w:t>
          </w:r>
          <w:ins w:id="715" w:author="Zhong MIng Tan" w:date="2020-10-17T14:34:00Z">
            <w:r w:rsidR="00A35C84">
              <w:rPr>
                <w:rFonts w:cs="Times New Roman"/>
                <w:szCs w:val="24"/>
              </w:rPr>
              <w:fldChar w:fldCharType="end"/>
            </w:r>
          </w:ins>
          <w:customXmlInsRangeStart w:id="716" w:author="Zhong MIng Tan" w:date="2020-10-17T14:34:00Z"/>
        </w:sdtContent>
      </w:sdt>
      <w:customXmlInsRangeEnd w:id="716"/>
    </w:p>
    <w:p w14:paraId="05A27EDD" w14:textId="4E2F0906" w:rsidR="00A530C0" w:rsidRPr="00123055" w:rsidRDefault="00885A7C" w:rsidP="00D05FF0">
      <w:pPr>
        <w:pStyle w:val="Heading2"/>
        <w:rPr>
          <w:rFonts w:cs="Times New Roman"/>
          <w:szCs w:val="24"/>
          <w:lang w:val="en-US"/>
        </w:rPr>
      </w:pPr>
      <w:bookmarkStart w:id="717" w:name="_Toc53839431"/>
      <w:r w:rsidRPr="00885A7C">
        <w:rPr>
          <w:rFonts w:cs="Times New Roman"/>
          <w:szCs w:val="24"/>
          <w:lang w:val="en-US"/>
        </w:rPr>
        <w:lastRenderedPageBreak/>
        <w:t>Literature on related technology, development platforms and tools</w:t>
      </w:r>
      <w:bookmarkEnd w:id="717"/>
    </w:p>
    <w:p w14:paraId="52292229" w14:textId="106AC97E" w:rsidR="00885A7C" w:rsidRPr="000411A7" w:rsidRDefault="001957B3" w:rsidP="000411A7">
      <w:pPr>
        <w:pStyle w:val="Heading3"/>
      </w:pPr>
      <w:bookmarkStart w:id="718" w:name="_Toc53839432"/>
      <w:r w:rsidRPr="000411A7">
        <w:t>Flutter</w:t>
      </w:r>
      <w:bookmarkEnd w:id="718"/>
    </w:p>
    <w:p w14:paraId="0B5B9B3B" w14:textId="77777777" w:rsidR="004D7670" w:rsidRDefault="00885A7C" w:rsidP="004D7670">
      <w:pPr>
        <w:keepNext/>
      </w:pPr>
      <w:r>
        <w:rPr>
          <w:noProof/>
        </w:rPr>
        <w:drawing>
          <wp:inline distT="0" distB="0" distL="0" distR="0" wp14:anchorId="720585DE" wp14:editId="58ED9A0C">
            <wp:extent cx="5731510" cy="3223895"/>
            <wp:effectExtent l="0" t="0" r="2540" b="0"/>
            <wp:docPr id="45" name="Picture 45" descr="Getting Started with Flutter Web. Flutter is Google's portable UI toolkit…  | by Etornam Sun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Flutter Web. Flutter is Google's portable UI toolkit…  | by Etornam Sunu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9F9ADB" w14:textId="7FFF81CB" w:rsidR="004D7670" w:rsidRPr="0055172F" w:rsidRDefault="004D7670" w:rsidP="004D7670">
      <w:pPr>
        <w:pStyle w:val="Caption"/>
        <w:jc w:val="center"/>
        <w:rPr>
          <w:rFonts w:cs="Times New Roman"/>
          <w:bCs/>
          <w:szCs w:val="24"/>
        </w:rPr>
      </w:pPr>
      <w:bookmarkStart w:id="719" w:name="_Toc53839299"/>
      <w:r>
        <w:t xml:space="preserve">Figure </w:t>
      </w:r>
      <w:r w:rsidR="000A382B">
        <w:fldChar w:fldCharType="begin"/>
      </w:r>
      <w:r w:rsidR="000A382B">
        <w:instrText xml:space="preserve"> STYLEREF 1 \s </w:instrText>
      </w:r>
      <w:r w:rsidR="000A382B">
        <w:fldChar w:fldCharType="separate"/>
      </w:r>
      <w:r>
        <w:rPr>
          <w:noProof/>
        </w:rPr>
        <w:t>2</w:t>
      </w:r>
      <w:r w:rsidR="000A382B">
        <w:rPr>
          <w:noProof/>
        </w:rPr>
        <w:fldChar w:fldCharType="end"/>
      </w:r>
      <w:r>
        <w:t>.</w:t>
      </w:r>
      <w:r w:rsidR="000A382B">
        <w:fldChar w:fldCharType="begin"/>
      </w:r>
      <w:r w:rsidR="000A382B">
        <w:instrText xml:space="preserve"> SEQ Figure \* ARABIC \s 1 </w:instrText>
      </w:r>
      <w:r w:rsidR="000A382B">
        <w:fldChar w:fldCharType="separate"/>
      </w:r>
      <w:r>
        <w:rPr>
          <w:noProof/>
        </w:rPr>
        <w:t>2</w:t>
      </w:r>
      <w:r w:rsidR="000A382B">
        <w:rPr>
          <w:noProof/>
        </w:rPr>
        <w:fldChar w:fldCharType="end"/>
      </w:r>
      <w:r>
        <w:t xml:space="preserve"> </w:t>
      </w:r>
      <w:proofErr w:type="spellStart"/>
      <w:r w:rsidRPr="00C86CBA">
        <w:t>Etornam</w:t>
      </w:r>
      <w:proofErr w:type="spellEnd"/>
      <w:r w:rsidRPr="00C86CBA">
        <w:t xml:space="preserve"> Susu's Flutter Logo. Retrieved October 14, 2020 from Medium Daily </w:t>
      </w:r>
      <w:proofErr w:type="gramStart"/>
      <w:r w:rsidRPr="00C86CBA">
        <w:t>website:https://medium.com/@EtornamSunu/getting-started-with-flutter-web-19acbb3fefc1</w:t>
      </w:r>
      <w:bookmarkEnd w:id="719"/>
      <w:proofErr w:type="gramEnd"/>
    </w:p>
    <w:p w14:paraId="4AF426A2" w14:textId="2C184830" w:rsidR="00885A7C" w:rsidRDefault="00885A7C" w:rsidP="00885A7C">
      <w:pPr>
        <w:ind w:left="1080" w:firstLine="36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r>
        <w:t xml:space="preserve"> </w:t>
      </w:r>
      <w:sdt>
        <w:sdtPr>
          <w:id w:val="1098293256"/>
          <w:citation/>
        </w:sdtPr>
        <w:sdtContent>
          <w:r>
            <w:fldChar w:fldCharType="begin"/>
          </w:r>
          <w:r>
            <w:rPr>
              <w:lang w:val="en-US"/>
            </w:rPr>
            <w:instrText xml:space="preserve"> CITATION Flu20 \l 1033 </w:instrText>
          </w:r>
          <w:r>
            <w:fldChar w:fldCharType="separate"/>
          </w:r>
          <w:r w:rsidR="00DE7AC5" w:rsidRPr="00DE7AC5">
            <w:rPr>
              <w:noProof/>
              <w:lang w:val="en-US"/>
            </w:rPr>
            <w:t>(Flutter, 2020)</w:t>
          </w:r>
          <w:r>
            <w:fldChar w:fldCharType="end"/>
          </w:r>
        </w:sdtContent>
      </w:sdt>
    </w:p>
    <w:p w14:paraId="137AFDAE" w14:textId="64D359A3" w:rsidR="00885A7C" w:rsidRDefault="00885A7C" w:rsidP="00885A7C">
      <w:pPr>
        <w:ind w:left="1080" w:firstLine="360"/>
      </w:pPr>
      <w:r>
        <w:t xml:space="preserve">Flutter is an open source framework which widely used by many companies to develop cross-platform mobile apps such as Alibaba, Google Ads, </w:t>
      </w:r>
      <w:proofErr w:type="spellStart"/>
      <w:r>
        <w:t>Reflectly</w:t>
      </w:r>
      <w:proofErr w:type="spellEnd"/>
      <w:r>
        <w:t xml:space="preserve">, Birch Finance, Hamilton Musical and more. It includes a popular and killer feature which are hot reloading. The developer able to preview the changed code without recompiling the apps and install again to the emulator, Android phone or iOS phone. This will increase the productivity by reducing the time for debugging </w:t>
      </w:r>
      <w:r>
        <w:lastRenderedPageBreak/>
        <w:t>and fixing the UI. Apart from that, Flutter include Built-in widget to reducing the development time. This allow developer to reuse simple widget to build a more complex UI. Flutter also provided a theme called Material Design. This will make sure the iOS and Android apps have the same flavour. Flutter also provided Cupertino which is iOS style design.</w:t>
      </w:r>
      <w:sdt>
        <w:sdtPr>
          <w:id w:val="1895536630"/>
          <w:citation/>
        </w:sdtPr>
        <w:sdtContent>
          <w:r>
            <w:fldChar w:fldCharType="begin"/>
          </w:r>
          <w:r>
            <w:rPr>
              <w:lang w:val="en-US"/>
            </w:rPr>
            <w:instrText xml:space="preserve"> CITATION Mon18 \l 1033 </w:instrText>
          </w:r>
          <w:r>
            <w:fldChar w:fldCharType="separate"/>
          </w:r>
          <w:r w:rsidR="00DE7AC5">
            <w:rPr>
              <w:noProof/>
              <w:lang w:val="en-US"/>
            </w:rPr>
            <w:t xml:space="preserve"> </w:t>
          </w:r>
          <w:r w:rsidR="00DE7AC5" w:rsidRPr="00DE7AC5">
            <w:rPr>
              <w:noProof/>
              <w:lang w:val="en-US"/>
            </w:rPr>
            <w:t>(Gurwani, 2018)</w:t>
          </w:r>
          <w:r>
            <w:fldChar w:fldCharType="end"/>
          </w:r>
        </w:sdtContent>
      </w:sdt>
    </w:p>
    <w:p w14:paraId="7062B41B" w14:textId="4FD447D3" w:rsidR="00885A7C" w:rsidRDefault="00885A7C" w:rsidP="00885A7C">
      <w:pPr>
        <w:ind w:left="1080"/>
        <w:rPr>
          <w:ins w:id="720" w:author="Zhong MIng Tan" w:date="2020-10-17T13:29:00Z"/>
        </w:rPr>
      </w:pPr>
      <w:r>
        <w:tab/>
        <w:t xml:space="preserve">Flutter does not compile to Android or iOS directly. Instead it using multiple render engine which built on C++ and Flutter than built on dart. It is similar to game engine; the game does not allocate its framework instead the functionality is provided by the game engine. Although flutter have a limited library but flutter able to reduce the development team by 40%. Apart from that, the cost to develop a flutter apps are cheaper compared to develop both native apps for Android and iOS. Flutter did provided widget, so the developer no need to code it from scratch so developer can more focus on feature rather than the underlying engine. Author suggest to use flutter to develop an apps when the time and budget is limited. </w:t>
      </w:r>
      <w:sdt>
        <w:sdtPr>
          <w:id w:val="-721977727"/>
          <w:citation/>
        </w:sdtPr>
        <w:sdtContent>
          <w:r>
            <w:fldChar w:fldCharType="begin"/>
          </w:r>
          <w:r>
            <w:rPr>
              <w:lang w:val="en-US"/>
            </w:rPr>
            <w:instrText xml:space="preserve"> CITATION Vit20 \l 1033 </w:instrText>
          </w:r>
          <w:r>
            <w:fldChar w:fldCharType="separate"/>
          </w:r>
          <w:r w:rsidR="00DE7AC5" w:rsidRPr="00DE7AC5">
            <w:rPr>
              <w:noProof/>
              <w:lang w:val="en-US"/>
            </w:rPr>
            <w:t>(Kuprenko, 2020)</w:t>
          </w:r>
          <w:r>
            <w:fldChar w:fldCharType="end"/>
          </w:r>
        </w:sdtContent>
      </w:sdt>
    </w:p>
    <w:p w14:paraId="090DCCFE" w14:textId="77777777" w:rsidR="00745747" w:rsidRDefault="00745747" w:rsidP="00745747">
      <w:pPr>
        <w:pStyle w:val="Heading3"/>
        <w:rPr>
          <w:ins w:id="721" w:author="Zhong MIng Tan" w:date="2020-10-17T13:29:00Z"/>
        </w:rPr>
      </w:pPr>
      <w:bookmarkStart w:id="722" w:name="_Toc53839433"/>
      <w:ins w:id="723" w:author="Zhong MIng Tan" w:date="2020-10-17T13:29:00Z">
        <w:r w:rsidRPr="00F120D0">
          <w:t>Using Machine Learning on Compute Engine to Make Product Recommendations</w:t>
        </w:r>
        <w:bookmarkEnd w:id="722"/>
      </w:ins>
    </w:p>
    <w:p w14:paraId="1C1FA732" w14:textId="77777777" w:rsidR="00745747" w:rsidRDefault="00745747" w:rsidP="00745747">
      <w:pPr>
        <w:ind w:left="576" w:firstLine="144"/>
        <w:rPr>
          <w:ins w:id="724" w:author="Zhong MIng Tan" w:date="2020-10-17T13:29:00Z"/>
        </w:rPr>
      </w:pPr>
      <w:ins w:id="725" w:author="Zhong MIng Tan" w:date="2020-10-17T13:29:00Z">
        <w:r>
          <w:t>Google Cloud provided a solution for a developer to build a scalable, efficient and effective relevant product recommendations services for an online store. E-commerce competition is fierce now. This service allowed developer to build a basic recommendation engine environment. The system can scale base on the workload and performance we need with the help of Google Cloud.</w:t>
        </w:r>
      </w:ins>
    </w:p>
    <w:p w14:paraId="055DEBDB" w14:textId="77777777" w:rsidR="00745747" w:rsidRDefault="00745747" w:rsidP="00745747">
      <w:pPr>
        <w:ind w:left="576" w:firstLine="144"/>
        <w:rPr>
          <w:ins w:id="726" w:author="Zhong MIng Tan" w:date="2020-10-17T13:29:00Z"/>
        </w:rPr>
      </w:pPr>
      <w:ins w:id="727" w:author="Zhong MIng Tan" w:date="2020-10-17T13:29:00Z">
        <w:r>
          <w:t>Base on Google Cloud’s documentation, the system should able to learn from the user to collect their personal preferences and taste to provide meaningful recommendation. If we enable system retrain periodically, it can provide a better result by including other’s user input. This solution able to learn from the user activity to solve the limited knowledge on your user.</w:t>
        </w:r>
      </w:ins>
    </w:p>
    <w:p w14:paraId="7F2DD6FE" w14:textId="77777777" w:rsidR="00745747" w:rsidRDefault="00745747" w:rsidP="00745747">
      <w:pPr>
        <w:ind w:left="576" w:firstLine="144"/>
        <w:rPr>
          <w:ins w:id="728" w:author="Zhong MIng Tan" w:date="2020-10-17T13:29:00Z"/>
        </w:rPr>
      </w:pPr>
    </w:p>
    <w:p w14:paraId="1C9DD572" w14:textId="77777777" w:rsidR="00745747" w:rsidRDefault="00745747" w:rsidP="00745747">
      <w:pPr>
        <w:ind w:left="576" w:firstLine="144"/>
        <w:rPr>
          <w:ins w:id="729" w:author="Zhong MIng Tan" w:date="2020-10-17T13:29:00Z"/>
        </w:rPr>
      </w:pPr>
      <w:ins w:id="730" w:author="Zhong MIng Tan" w:date="2020-10-17T13:29:00Z">
        <w:r>
          <w:rPr>
            <w:noProof/>
          </w:rPr>
          <w:lastRenderedPageBreak/>
          <w:drawing>
            <wp:inline distT="0" distB="0" distL="0" distR="0" wp14:anchorId="0697380A" wp14:editId="724D82DD">
              <wp:extent cx="4076700" cy="1816100"/>
              <wp:effectExtent l="0" t="0" r="0" b="0"/>
              <wp:docPr id="22" name="Picture 22" descr="Architecture with front-end, storag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chitecture with front-end, storage, and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1816100"/>
                      </a:xfrm>
                      <a:prstGeom prst="rect">
                        <a:avLst/>
                      </a:prstGeom>
                      <a:noFill/>
                      <a:ln>
                        <a:noFill/>
                      </a:ln>
                    </pic:spPr>
                  </pic:pic>
                </a:graphicData>
              </a:graphic>
            </wp:inline>
          </w:drawing>
        </w:r>
      </w:ins>
    </w:p>
    <w:p w14:paraId="6E1243F6" w14:textId="77777777" w:rsidR="00745747" w:rsidRDefault="00745747" w:rsidP="00745747">
      <w:pPr>
        <w:ind w:left="576" w:firstLine="144"/>
        <w:rPr>
          <w:ins w:id="731" w:author="Zhong MIng Tan" w:date="2020-10-17T13:29:00Z"/>
        </w:rPr>
      </w:pPr>
      <w:ins w:id="732" w:author="Zhong MIng Tan" w:date="2020-10-17T13:29:00Z">
        <w:r>
          <w:t>This solution required a scalable front end to record the data based on the user interactions. Next, a permanent storage is required and it can access by machine learning platform. We need to load the data into permanent storage. It may include few steps such as data import and export. A machine learning platform is essential to allow user analyse existing data and content to provide a relevant recommendation. Storage can use based on the timeliness requirement for recommendations.</w:t>
        </w:r>
      </w:ins>
    </w:p>
    <w:p w14:paraId="4DC6347E" w14:textId="77777777" w:rsidR="00745747" w:rsidRDefault="00745747" w:rsidP="00745747">
      <w:pPr>
        <w:ind w:left="576" w:firstLine="144"/>
        <w:rPr>
          <w:ins w:id="733" w:author="Zhong MIng Tan" w:date="2020-10-17T13:29:00Z"/>
        </w:rPr>
      </w:pPr>
      <w:ins w:id="734" w:author="Zhong MIng Tan" w:date="2020-10-17T13:29:00Z">
        <w:r>
          <w:rPr>
            <w:noProof/>
          </w:rPr>
          <w:drawing>
            <wp:inline distT="0" distB="0" distL="0" distR="0" wp14:anchorId="22A25112" wp14:editId="480CF1E3">
              <wp:extent cx="4038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2000250"/>
                      </a:xfrm>
                      <a:prstGeom prst="rect">
                        <a:avLst/>
                      </a:prstGeom>
                      <a:noFill/>
                      <a:ln>
                        <a:noFill/>
                      </a:ln>
                    </pic:spPr>
                  </pic:pic>
                </a:graphicData>
              </a:graphic>
            </wp:inline>
          </w:drawing>
        </w:r>
      </w:ins>
    </w:p>
    <w:p w14:paraId="47D8B6FD" w14:textId="77777777" w:rsidR="00745747" w:rsidRDefault="00745747" w:rsidP="00745747">
      <w:pPr>
        <w:ind w:left="576" w:firstLine="144"/>
        <w:rPr>
          <w:ins w:id="735" w:author="Zhong MIng Tan" w:date="2020-10-17T13:29:00Z"/>
        </w:rPr>
      </w:pPr>
      <w:ins w:id="736" w:author="Zhong MIng Tan" w:date="2020-10-17T13:29:00Z">
        <w:r>
          <w:t xml:space="preserve">Google Cloud provided few solutions for computing power which are App Engine, Cloud SQL and Apache Spark that running on App engine using Data proc. App engine have the ability to process ten thousand of queries per seconds and with minimum management effort. App engine able to deploy our code in a second. Cloud SQL provided expandability to 32 core virtual machine and up to 208 GB of RAM. We can expand our storage to 10TB with 30IOPS per GB. Cloud SQL is able access directly from Spark. Spark </w:t>
        </w:r>
        <w:proofErr w:type="spellStart"/>
        <w:r>
          <w:t>MLlib</w:t>
        </w:r>
        <w:proofErr w:type="spellEnd"/>
        <w:r>
          <w:t xml:space="preserve"> provided amazing performance which capable to process </w:t>
        </w:r>
        <w:proofErr w:type="spellStart"/>
        <w:r>
          <w:t>million</w:t>
        </w:r>
        <w:proofErr w:type="spellEnd"/>
        <w:r>
          <w:t xml:space="preserve"> of rating in a minute. These advantages allow user to run the algorithm more frequently and decrease the round trips to disk as much as possible by using RAM. This solution also provided Compute Engine to host the analysis infrastructure.</w:t>
        </w:r>
      </w:ins>
    </w:p>
    <w:p w14:paraId="5FF0F35B" w14:textId="77777777" w:rsidR="00745747" w:rsidRDefault="00745747" w:rsidP="00745747">
      <w:pPr>
        <w:ind w:left="576" w:firstLine="144"/>
        <w:rPr>
          <w:ins w:id="737" w:author="Zhong MIng Tan" w:date="2020-10-17T13:29:00Z"/>
        </w:rPr>
      </w:pPr>
      <w:ins w:id="738" w:author="Zhong MIng Tan" w:date="2020-10-17T13:29:00Z">
        <w:r>
          <w:rPr>
            <w:noProof/>
          </w:rPr>
          <w:lastRenderedPageBreak/>
          <w:drawing>
            <wp:inline distT="0" distB="0" distL="0" distR="0" wp14:anchorId="33A85CD8" wp14:editId="5CFE99F7">
              <wp:extent cx="5731510" cy="618490"/>
              <wp:effectExtent l="0" t="0" r="2540" b="0"/>
              <wp:docPr id="21" name="Picture 21" descr="Collection, storage, analysis, and recommendation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llection, storage, analysis, and recommendation pha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noFill/>
                      </a:ln>
                    </pic:spPr>
                  </pic:pic>
                </a:graphicData>
              </a:graphic>
            </wp:inline>
          </w:drawing>
        </w:r>
      </w:ins>
    </w:p>
    <w:p w14:paraId="39B4D608" w14:textId="77777777" w:rsidR="00745747" w:rsidRDefault="00745747" w:rsidP="00745747">
      <w:pPr>
        <w:ind w:left="576" w:firstLine="144"/>
        <w:rPr>
          <w:ins w:id="739" w:author="Zhong MIng Tan" w:date="2020-10-17T13:29:00Z"/>
        </w:rPr>
      </w:pPr>
      <w:ins w:id="740" w:author="Zhong MIng Tan" w:date="2020-10-17T13:29:00Z">
        <w:r>
          <w:t xml:space="preserve">The solution provided by Google Cloud include few steps such as collecting the data, storing the data, analysis the data and provide recommendation. The recommendation engine able to collect user activity data based on their </w:t>
        </w:r>
        <w:proofErr w:type="spellStart"/>
        <w:r>
          <w:t>behavior</w:t>
        </w:r>
        <w:proofErr w:type="spellEnd"/>
        <w:r>
          <w:t xml:space="preserve"> and input. The most significant down side is hard to analyse and filtering out the logs that is less interest. It is recommended to refer implementation of </w:t>
        </w:r>
        <w:proofErr w:type="spellStart"/>
        <w:r>
          <w:t>Fluentd</w:t>
        </w:r>
        <w:proofErr w:type="spellEnd"/>
        <w:r>
          <w:t xml:space="preserve"> and </w:t>
        </w:r>
        <w:proofErr w:type="spellStart"/>
        <w:r>
          <w:t>BigQuery</w:t>
        </w:r>
        <w:proofErr w:type="spellEnd"/>
        <w:r>
          <w:t xml:space="preserve"> to analyse to log in real time. Some data is harder to collect such as write a review. This able to provide a more accurate result when study the user preferences. But some user will not write a review base on some reason.</w:t>
        </w:r>
      </w:ins>
    </w:p>
    <w:p w14:paraId="6983C0ED" w14:textId="77777777" w:rsidR="00745747" w:rsidRDefault="00745747" w:rsidP="00745747">
      <w:pPr>
        <w:ind w:left="576" w:firstLine="144"/>
        <w:rPr>
          <w:ins w:id="741" w:author="Zhong MIng Tan" w:date="2020-10-17T13:29:00Z"/>
        </w:rPr>
      </w:pPr>
      <w:ins w:id="742" w:author="Zhong MIng Tan" w:date="2020-10-17T13:29:00Z">
        <w:r>
          <w:t xml:space="preserve">Next is storing the data. The more data that feed in to the system, the more accurate result we will get. Any recommendation project has the possibility to become a Bigdata project. It is suggested to use NoSQL database or a standard SQL database to store the data. The selection of database is </w:t>
        </w:r>
        <w:proofErr w:type="gramStart"/>
        <w:r>
          <w:t>depends</w:t>
        </w:r>
        <w:proofErr w:type="gramEnd"/>
        <w:r>
          <w:t xml:space="preserve"> on the ease of implementation and the way of capturing user data.</w:t>
        </w:r>
      </w:ins>
    </w:p>
    <w:p w14:paraId="7E8D43FF" w14:textId="77777777" w:rsidR="00745747" w:rsidRDefault="00745747" w:rsidP="00745747">
      <w:pPr>
        <w:ind w:left="576" w:firstLine="144"/>
        <w:rPr>
          <w:ins w:id="743" w:author="Zhong MIng Tan" w:date="2020-10-17T13:29:00Z"/>
        </w:rPr>
      </w:pPr>
      <w:ins w:id="744" w:author="Zhong MIng Tan" w:date="2020-10-17T13:29:00Z">
        <w:r>
          <w:t>It is important to understand the requirement of the application in designing phase. It includes the filtering approach and understanding the timeliness. It required more immediate and nimble type of analysis when user is viewing the product. A Realtime system able to process the data at the moment that data is created. Batch analysis is required to perform analysis task periodically. This required significant amount of data to make it work.</w:t>
        </w:r>
      </w:ins>
    </w:p>
    <w:p w14:paraId="0C76902A" w14:textId="77777777" w:rsidR="00745747" w:rsidRDefault="00745747" w:rsidP="00745747">
      <w:pPr>
        <w:ind w:left="576" w:firstLine="144"/>
        <w:rPr>
          <w:ins w:id="745" w:author="Zhong MIng Tan" w:date="2020-10-17T13:29:00Z"/>
        </w:rPr>
      </w:pPr>
      <w:ins w:id="746" w:author="Zhong MIng Tan" w:date="2020-10-17T13:29:00Z">
        <w:r>
          <w:t xml:space="preserve">Filtering data contain three approach which are content-based, cluster and collaborative. Content-based is a popular way to recommend a similar product. It will recommend the product based on the similarity of attributes that view or like by user. Cluster will recommend the product based on the similarity only without any knowledge of user. Collaborative provide the recommendation services base on the rating matrix or interaction matrix. </w:t>
        </w:r>
      </w:ins>
    </w:p>
    <w:p w14:paraId="3B855EEB" w14:textId="07431A47" w:rsidR="00745747" w:rsidRPr="001B3DB0" w:rsidRDefault="00745747" w:rsidP="00745747">
      <w:pPr>
        <w:ind w:left="576" w:firstLine="144"/>
        <w:rPr>
          <w:ins w:id="747" w:author="Zhong MIng Tan" w:date="2020-10-17T13:29:00Z"/>
        </w:rPr>
      </w:pPr>
      <w:ins w:id="748" w:author="Zhong MIng Tan" w:date="2020-10-17T13:29:00Z">
        <w:r>
          <w:t xml:space="preserve"> We need to divide the data set into few sections which are training set, validating set and testing set. Training set is the data that use to train the machine learning model which may include the user rating. Validating set is use to verify the accuracy of the machine learning model. Testing set contain the data that use to evaluate the trained </w:t>
        </w:r>
        <w:r>
          <w:lastRenderedPageBreak/>
          <w:t>model. It is equivalent running the test in the real world. The lower the root-mean-square error (RMSE) mean the better the model. At the end of this website, Google’s suggest a few practical codes for machine learning and implementation by using MySQL client.</w:t>
        </w:r>
      </w:ins>
      <w:customXmlInsRangeStart w:id="749" w:author="Zhong MIng Tan" w:date="2020-10-17T14:28:00Z"/>
      <w:sdt>
        <w:sdtPr>
          <w:id w:val="-1641262753"/>
          <w:citation/>
        </w:sdtPr>
        <w:sdtContent>
          <w:customXmlInsRangeEnd w:id="749"/>
          <w:ins w:id="750" w:author="Zhong MIng Tan" w:date="2020-10-17T14:28:00Z">
            <w:r w:rsidR="00C6686B">
              <w:fldChar w:fldCharType="begin"/>
            </w:r>
            <w:r w:rsidR="00C6686B">
              <w:rPr>
                <w:lang w:val="en-US"/>
              </w:rPr>
              <w:instrText xml:space="preserve"> CITATION Goo20 \l 1033 </w:instrText>
            </w:r>
          </w:ins>
          <w:r w:rsidR="00C6686B">
            <w:fldChar w:fldCharType="separate"/>
          </w:r>
          <w:r w:rsidR="00DE7AC5">
            <w:rPr>
              <w:noProof/>
              <w:lang w:val="en-US"/>
            </w:rPr>
            <w:t xml:space="preserve"> </w:t>
          </w:r>
          <w:r w:rsidR="00DE7AC5" w:rsidRPr="00DE7AC5">
            <w:rPr>
              <w:noProof/>
              <w:lang w:val="en-US"/>
            </w:rPr>
            <w:t>(Google Cloud, 2020)</w:t>
          </w:r>
          <w:ins w:id="751" w:author="Zhong MIng Tan" w:date="2020-10-17T14:28:00Z">
            <w:r w:rsidR="00C6686B">
              <w:fldChar w:fldCharType="end"/>
            </w:r>
          </w:ins>
          <w:customXmlInsRangeStart w:id="752" w:author="Zhong MIng Tan" w:date="2020-10-17T14:28:00Z"/>
        </w:sdtContent>
      </w:sdt>
      <w:customXmlInsRangeEnd w:id="752"/>
    </w:p>
    <w:p w14:paraId="477CDC63" w14:textId="77777777" w:rsidR="00745747" w:rsidRDefault="00745747" w:rsidP="00885A7C">
      <w:pPr>
        <w:ind w:left="1080"/>
      </w:pPr>
    </w:p>
    <w:p w14:paraId="4353C451" w14:textId="3F1CE279" w:rsidR="004C5FA0" w:rsidRDefault="004C5FA0" w:rsidP="00D05FF0">
      <w:pPr>
        <w:rPr>
          <w:lang w:val="en-US"/>
        </w:rPr>
      </w:pPr>
    </w:p>
    <w:p w14:paraId="58B5245B" w14:textId="6C16B1E0" w:rsidR="00653E3B" w:rsidRDefault="00171F8C" w:rsidP="00D05FF0">
      <w:pPr>
        <w:pStyle w:val="Heading2"/>
        <w:rPr>
          <w:ins w:id="753" w:author="Zhong MIng Tan" w:date="2020-10-17T10:53:00Z"/>
        </w:rPr>
      </w:pPr>
      <w:bookmarkStart w:id="754" w:name="_Toc53839434"/>
      <w:r>
        <w:t>Literature review on the similar technology</w:t>
      </w:r>
      <w:bookmarkEnd w:id="754"/>
    </w:p>
    <w:p w14:paraId="3DB2CB65" w14:textId="05C06E27" w:rsidR="00F120D0" w:rsidRDefault="008D62AA" w:rsidP="00F120D0">
      <w:pPr>
        <w:pStyle w:val="Heading3"/>
        <w:rPr>
          <w:ins w:id="755" w:author="Zhong MIng Tan" w:date="2020-10-17T13:30:00Z"/>
        </w:rPr>
      </w:pPr>
      <w:bookmarkStart w:id="756" w:name="_Toc53839435"/>
      <w:proofErr w:type="spellStart"/>
      <w:ins w:id="757" w:author="Zhong MIng Tan" w:date="2020-10-17T13:37:00Z">
        <w:r>
          <w:t>Perzonalization</w:t>
        </w:r>
      </w:ins>
      <w:bookmarkEnd w:id="756"/>
      <w:proofErr w:type="spellEnd"/>
    </w:p>
    <w:p w14:paraId="725E4671" w14:textId="53DAB4E8" w:rsidR="000A382B" w:rsidRDefault="000A382B" w:rsidP="005D607B">
      <w:pPr>
        <w:ind w:left="576" w:firstLine="144"/>
        <w:rPr>
          <w:ins w:id="758" w:author="Zhong MIng Tan" w:date="2020-10-17T14:28:00Z"/>
        </w:rPr>
      </w:pPr>
      <w:ins w:id="759" w:author="Zhong MIng Tan" w:date="2020-10-17T13:30:00Z">
        <w:r>
          <w:t>Personalization provide an AI solution to deliver a perso</w:t>
        </w:r>
      </w:ins>
      <w:ins w:id="760" w:author="Zhong MIng Tan" w:date="2020-10-17T13:31:00Z">
        <w:r>
          <w:t xml:space="preserve">nalized shopping experience shopping experience. It will recommend the </w:t>
        </w:r>
        <w:r w:rsidR="00293491">
          <w:t xml:space="preserve">product base on </w:t>
        </w:r>
      </w:ins>
      <w:ins w:id="761" w:author="Zhong MIng Tan" w:date="2020-10-17T13:33:00Z">
        <w:r w:rsidR="00793B44">
          <w:t>predicted taste</w:t>
        </w:r>
      </w:ins>
      <w:ins w:id="762" w:author="Zhong MIng Tan" w:date="2020-10-17T13:31:00Z">
        <w:r w:rsidR="00293491">
          <w:t xml:space="preserve"> and </w:t>
        </w:r>
      </w:ins>
      <w:ins w:id="763" w:author="Zhong MIng Tan" w:date="2020-10-17T13:33:00Z">
        <w:r w:rsidR="00793B44">
          <w:t>unique taste</w:t>
        </w:r>
      </w:ins>
      <w:ins w:id="764" w:author="Zhong MIng Tan" w:date="2020-10-17T13:31:00Z">
        <w:r w:rsidR="00293491">
          <w:t xml:space="preserve">. It </w:t>
        </w:r>
      </w:ins>
      <w:ins w:id="765" w:author="Zhong MIng Tan" w:date="2020-10-17T13:32:00Z">
        <w:r w:rsidR="00793B44">
          <w:t>advertises</w:t>
        </w:r>
      </w:ins>
      <w:ins w:id="766" w:author="Zhong MIng Tan" w:date="2020-10-17T13:31:00Z">
        <w:r w:rsidR="00293491">
          <w:t xml:space="preserve"> able to boost sales up to 15%</w:t>
        </w:r>
      </w:ins>
      <w:ins w:id="767" w:author="Zhong MIng Tan" w:date="2020-10-17T13:32:00Z">
        <w:r w:rsidR="00293491">
          <w:t>, convert more visitor and reduce site abandonment.</w:t>
        </w:r>
        <w:r w:rsidR="00793B44">
          <w:t xml:space="preserve"> It able recommend the product based on the similarity and the type of the product. It </w:t>
        </w:r>
      </w:ins>
      <w:ins w:id="768" w:author="Zhong MIng Tan" w:date="2020-10-17T13:33:00Z">
        <w:r w:rsidR="00EC79A4">
          <w:t xml:space="preserve">provided few </w:t>
        </w:r>
      </w:ins>
      <w:ins w:id="769" w:author="Zhong MIng Tan" w:date="2020-10-17T13:34:00Z">
        <w:r w:rsidR="00EC79A4">
          <w:t>features</w:t>
        </w:r>
      </w:ins>
      <w:ins w:id="770" w:author="Zhong MIng Tan" w:date="2020-10-17T13:33:00Z">
        <w:r w:rsidR="00EC79A4">
          <w:t xml:space="preserve"> such as Related </w:t>
        </w:r>
      </w:ins>
      <w:ins w:id="771" w:author="Zhong MIng Tan" w:date="2020-10-17T13:35:00Z">
        <w:r w:rsidR="00024B33">
          <w:t>Product, Brand</w:t>
        </w:r>
      </w:ins>
      <w:ins w:id="772" w:author="Zhong MIng Tan" w:date="2020-10-17T13:34:00Z">
        <w:r w:rsidR="00EC79A4">
          <w:t xml:space="preserve"> Filtered Products, History Aware Products, Keyword Filtered Products and Up/Cross Sell. Up/Cross sells able to increase the profit margin by recommending </w:t>
        </w:r>
      </w:ins>
      <w:ins w:id="773" w:author="Zhong MIng Tan" w:date="2020-10-17T13:35:00Z">
        <w:r w:rsidR="00EC79A4">
          <w:t xml:space="preserve">the product at higher </w:t>
        </w:r>
        <w:r w:rsidR="00024B33">
          <w:t xml:space="preserve">price that matched the customer’s preferences. The selling point for this </w:t>
        </w:r>
      </w:ins>
      <w:ins w:id="774" w:author="Zhong MIng Tan" w:date="2020-10-17T13:36:00Z">
        <w:r w:rsidR="00024B33">
          <w:t>system is the able to make prediction in real time and friend-like advice.</w:t>
        </w:r>
      </w:ins>
      <w:ins w:id="775" w:author="Zhong MIng Tan" w:date="2020-10-17T13:46:00Z">
        <w:r w:rsidR="00E2672A">
          <w:t xml:space="preserve"> Apart from that, they also providing some feature that is useful for seller such as</w:t>
        </w:r>
      </w:ins>
      <w:ins w:id="776" w:author="Zhong MIng Tan" w:date="2020-10-17T13:47:00Z">
        <w:r w:rsidR="00E2672A">
          <w:t xml:space="preserve"> product recommendation services, personalized emails, performance tracking, campaign banner lists</w:t>
        </w:r>
        <w:r w:rsidR="00627362">
          <w:t>, automated emails, mobile API.</w:t>
        </w:r>
      </w:ins>
      <w:ins w:id="777" w:author="Zhong MIng Tan" w:date="2020-10-17T13:46:00Z">
        <w:r w:rsidR="00E2672A">
          <w:t xml:space="preserve"> </w:t>
        </w:r>
      </w:ins>
      <w:ins w:id="778" w:author="Zhong MIng Tan" w:date="2020-10-17T13:36:00Z">
        <w:r w:rsidR="008D62AA">
          <w:t xml:space="preserve"> </w:t>
        </w:r>
      </w:ins>
      <w:customXmlInsRangeStart w:id="779" w:author="Zhong MIng Tan" w:date="2020-10-17T13:37:00Z"/>
      <w:sdt>
        <w:sdtPr>
          <w:id w:val="1427854458"/>
          <w:citation/>
        </w:sdtPr>
        <w:sdtContent>
          <w:customXmlInsRangeEnd w:id="779"/>
          <w:ins w:id="780" w:author="Zhong MIng Tan" w:date="2020-10-17T13:37:00Z">
            <w:r w:rsidR="008D62AA">
              <w:fldChar w:fldCharType="begin"/>
            </w:r>
            <w:r w:rsidR="008D62AA">
              <w:rPr>
                <w:lang w:val="en-US"/>
              </w:rPr>
              <w:instrText xml:space="preserve"> CITATION Per \l 1033 </w:instrText>
            </w:r>
          </w:ins>
          <w:r w:rsidR="008D62AA">
            <w:fldChar w:fldCharType="separate"/>
          </w:r>
          <w:r w:rsidR="00DE7AC5" w:rsidRPr="00DE7AC5">
            <w:rPr>
              <w:noProof/>
              <w:lang w:val="en-US"/>
            </w:rPr>
            <w:t>(Perzonalization, n.d.)</w:t>
          </w:r>
          <w:ins w:id="781" w:author="Zhong MIng Tan" w:date="2020-10-17T13:37:00Z">
            <w:r w:rsidR="008D62AA">
              <w:fldChar w:fldCharType="end"/>
            </w:r>
          </w:ins>
          <w:customXmlInsRangeStart w:id="782" w:author="Zhong MIng Tan" w:date="2020-10-17T13:37:00Z"/>
        </w:sdtContent>
      </w:sdt>
      <w:customXmlInsRangeEnd w:id="782"/>
    </w:p>
    <w:p w14:paraId="1063168A" w14:textId="1C65D14B" w:rsidR="003C4AB0" w:rsidRDefault="003C4AB0" w:rsidP="003C4AB0">
      <w:pPr>
        <w:pStyle w:val="Heading3"/>
        <w:rPr>
          <w:ins w:id="783" w:author="Zhong MIng Tan" w:date="2020-10-17T13:45:00Z"/>
        </w:rPr>
        <w:pPrChange w:id="784" w:author="Zhong MIng Tan" w:date="2020-10-17T14:28:00Z">
          <w:pPr>
            <w:ind w:left="576" w:firstLine="144"/>
          </w:pPr>
        </w:pPrChange>
      </w:pPr>
      <w:bookmarkStart w:id="785" w:name="_Toc53839436"/>
      <w:proofErr w:type="spellStart"/>
      <w:ins w:id="786" w:author="Zhong MIng Tan" w:date="2020-10-17T14:28:00Z">
        <w:r>
          <w:t>Adoric</w:t>
        </w:r>
      </w:ins>
      <w:bookmarkEnd w:id="785"/>
      <w:proofErr w:type="spellEnd"/>
    </w:p>
    <w:p w14:paraId="119037C5" w14:textId="2A0626A9" w:rsidR="00DF3559" w:rsidRDefault="00627362" w:rsidP="00DF3559">
      <w:pPr>
        <w:ind w:left="576" w:firstLine="144"/>
        <w:rPr>
          <w:ins w:id="787" w:author="Zhong MIng Tan" w:date="2020-10-17T14:28:00Z"/>
        </w:rPr>
      </w:pPr>
      <w:proofErr w:type="spellStart"/>
      <w:ins w:id="788" w:author="Zhong MIng Tan" w:date="2020-10-17T13:49:00Z">
        <w:r>
          <w:t>A</w:t>
        </w:r>
        <w:r w:rsidR="00892C4C">
          <w:t>doric</w:t>
        </w:r>
        <w:proofErr w:type="spellEnd"/>
        <w:r w:rsidR="00892C4C">
          <w:t xml:space="preserve"> is </w:t>
        </w:r>
      </w:ins>
      <w:ins w:id="789" w:author="Zhong MIng Tan" w:date="2020-10-17T13:50:00Z">
        <w:r w:rsidR="00892C4C">
          <w:t>a</w:t>
        </w:r>
      </w:ins>
      <w:ins w:id="790" w:author="Zhong MIng Tan" w:date="2020-10-17T13:49:00Z">
        <w:r w:rsidR="00892C4C">
          <w:t xml:space="preserve"> company that providing a recommendation services for personalized product.</w:t>
        </w:r>
      </w:ins>
      <w:ins w:id="791" w:author="Zhong MIng Tan" w:date="2020-10-17T13:50:00Z">
        <w:r w:rsidR="00892C4C">
          <w:t xml:space="preserve"> They implement </w:t>
        </w:r>
        <w:proofErr w:type="spellStart"/>
        <w:r w:rsidR="00892C4C">
          <w:t>Adoric’s</w:t>
        </w:r>
        <w:proofErr w:type="spellEnd"/>
        <w:r w:rsidR="00892C4C">
          <w:t xml:space="preserve"> algorithm to provide recommendation service based on the data from the Google Analytics.</w:t>
        </w:r>
      </w:ins>
      <w:ins w:id="792" w:author="Zhong MIng Tan" w:date="2020-10-17T13:51:00Z">
        <w:r w:rsidR="00892C4C">
          <w:t xml:space="preserve"> It able to import the </w:t>
        </w:r>
        <w:proofErr w:type="spellStart"/>
        <w:r w:rsidR="00570D67">
          <w:t>catalog</w:t>
        </w:r>
        <w:proofErr w:type="spellEnd"/>
        <w:r w:rsidR="00570D67">
          <w:t xml:space="preserve"> </w:t>
        </w:r>
      </w:ins>
      <w:ins w:id="793" w:author="Zhong MIng Tan" w:date="2020-10-17T13:52:00Z">
        <w:r w:rsidR="00570D67">
          <w:t xml:space="preserve">by insert the Facebook or google </w:t>
        </w:r>
        <w:proofErr w:type="spellStart"/>
        <w:r w:rsidR="00570D67">
          <w:t>catalog</w:t>
        </w:r>
        <w:proofErr w:type="spellEnd"/>
        <w:r w:rsidR="00570D67">
          <w:t xml:space="preserve"> feed link to </w:t>
        </w:r>
        <w:proofErr w:type="spellStart"/>
        <w:r w:rsidR="00570D67">
          <w:t>Adoric</w:t>
        </w:r>
        <w:proofErr w:type="spellEnd"/>
        <w:r w:rsidR="00570D67">
          <w:t>. Another feature is it able connect to Google Analytics to access the data.</w:t>
        </w:r>
        <w:r w:rsidR="0041336A">
          <w:t xml:space="preserve"> </w:t>
        </w:r>
      </w:ins>
      <w:ins w:id="794" w:author="Zhong MIng Tan" w:date="2020-10-17T13:59:00Z">
        <w:r w:rsidR="00737799">
          <w:t>Basically,</w:t>
        </w:r>
      </w:ins>
      <w:ins w:id="795" w:author="Zhong MIng Tan" w:date="2020-10-17T13:57:00Z">
        <w:r w:rsidR="00224924">
          <w:t xml:space="preserve"> they providing a web hosting service for ecommerce </w:t>
        </w:r>
      </w:ins>
      <w:ins w:id="796" w:author="Zhong MIng Tan" w:date="2020-10-17T13:58:00Z">
        <w:r w:rsidR="00224924">
          <w:t>with the implementation of the AI solution.</w:t>
        </w:r>
        <w:r w:rsidR="00737799">
          <w:t xml:space="preserve"> They </w:t>
        </w:r>
      </w:ins>
      <w:ins w:id="797" w:author="Zhong MIng Tan" w:date="2020-10-17T13:59:00Z">
        <w:r w:rsidR="00737799">
          <w:t>also providing</w:t>
        </w:r>
      </w:ins>
      <w:ins w:id="798" w:author="Zhong MIng Tan" w:date="2020-10-17T13:58:00Z">
        <w:r w:rsidR="00737799">
          <w:t xml:space="preserve"> </w:t>
        </w:r>
        <w:r w:rsidR="00737799">
          <w:lastRenderedPageBreak/>
          <w:t>professionally designed template for user to choose to setup their ecommerce website.</w:t>
        </w:r>
      </w:ins>
      <w:ins w:id="799" w:author="Zhong MIng Tan" w:date="2020-10-17T13:59:00Z">
        <w:r w:rsidR="00737799">
          <w:t xml:space="preserve"> </w:t>
        </w:r>
        <w:r w:rsidR="00DF3559">
          <w:tab/>
        </w:r>
      </w:ins>
      <w:ins w:id="800" w:author="Zhong MIng Tan" w:date="2020-10-17T14:01:00Z">
        <w:r w:rsidR="00DA33A5">
          <w:t>Avishay Assaf is</w:t>
        </w:r>
      </w:ins>
      <w:ins w:id="801" w:author="Zhong MIng Tan" w:date="2020-10-17T14:02:00Z">
        <w:r w:rsidR="00DA33A5">
          <w:t xml:space="preserve"> the</w:t>
        </w:r>
      </w:ins>
      <w:ins w:id="802" w:author="Zhong MIng Tan" w:date="2020-10-17T13:59:00Z">
        <w:r w:rsidR="00DF3559">
          <w:t xml:space="preserve"> </w:t>
        </w:r>
      </w:ins>
      <w:ins w:id="803" w:author="Zhong MIng Tan" w:date="2020-10-17T14:02:00Z">
        <w:r w:rsidR="00DA33A5">
          <w:t>e</w:t>
        </w:r>
      </w:ins>
      <w:ins w:id="804" w:author="Zhong MIng Tan" w:date="2020-10-17T13:59:00Z">
        <w:r w:rsidR="00DF3559">
          <w:t>-commerce manager at gade.co.il</w:t>
        </w:r>
      </w:ins>
      <w:ins w:id="805" w:author="Zhong MIng Tan" w:date="2020-10-17T14:01:00Z">
        <w:r w:rsidR="00DA33A5">
          <w:t>,</w:t>
        </w:r>
      </w:ins>
      <w:ins w:id="806" w:author="Zhong MIng Tan" w:date="2020-10-17T14:02:00Z">
        <w:r w:rsidR="00DA33A5">
          <w:t xml:space="preserve"> he</w:t>
        </w:r>
      </w:ins>
      <w:ins w:id="807" w:author="Zhong MIng Tan" w:date="2020-10-17T14:01:00Z">
        <w:r w:rsidR="00DA33A5">
          <w:t xml:space="preserve"> </w:t>
        </w:r>
      </w:ins>
      <w:ins w:id="808" w:author="Zhong MIng Tan" w:date="2020-10-17T14:00:00Z">
        <w:r w:rsidR="00DF3559">
          <w:t>wrote a positive review. He said “</w:t>
        </w:r>
        <w:proofErr w:type="spellStart"/>
        <w:r w:rsidR="00DF3559">
          <w:t>Adoric</w:t>
        </w:r>
        <w:proofErr w:type="spellEnd"/>
        <w:r w:rsidR="00DF3559">
          <w:t xml:space="preserve"> has a lot of tools tailored for e-commerce business. They are quite advanced and efficient.</w:t>
        </w:r>
      </w:ins>
      <w:ins w:id="809" w:author="Zhong MIng Tan" w:date="2020-10-17T14:01:00Z">
        <w:r w:rsidR="00DF3559">
          <w:t xml:space="preserve">” The director of </w:t>
        </w:r>
        <w:r w:rsidR="00DA33A5">
          <w:t>CRM and Marketing Technologies</w:t>
        </w:r>
      </w:ins>
      <w:ins w:id="810" w:author="Zhong MIng Tan" w:date="2020-10-17T14:02:00Z">
        <w:r w:rsidR="00DA33A5">
          <w:t xml:space="preserve"> at groo.co.li, </w:t>
        </w:r>
        <w:proofErr w:type="spellStart"/>
        <w:r w:rsidR="00DA33A5">
          <w:t>Hagai</w:t>
        </w:r>
        <w:proofErr w:type="spellEnd"/>
        <w:r w:rsidR="00DA33A5">
          <w:t xml:space="preserve"> </w:t>
        </w:r>
        <w:proofErr w:type="spellStart"/>
        <w:r w:rsidR="00DA33A5">
          <w:t>Yaffe</w:t>
        </w:r>
        <w:proofErr w:type="spellEnd"/>
        <w:r w:rsidR="00DA33A5">
          <w:t xml:space="preserve"> </w:t>
        </w:r>
        <w:r w:rsidR="00281F45">
          <w:t xml:space="preserve">said </w:t>
        </w:r>
        <w:proofErr w:type="spellStart"/>
        <w:r w:rsidR="00281F45">
          <w:t>Adoric</w:t>
        </w:r>
        <w:proofErr w:type="spellEnd"/>
        <w:r w:rsidR="00281F45">
          <w:t xml:space="preserve"> allow them to deliver </w:t>
        </w:r>
        <w:proofErr w:type="spellStart"/>
        <w:r w:rsidR="00281F45">
          <w:t>perosalized</w:t>
        </w:r>
        <w:proofErr w:type="spellEnd"/>
        <w:r w:rsidR="00281F45">
          <w:t xml:space="preserve"> </w:t>
        </w:r>
      </w:ins>
      <w:ins w:id="811" w:author="Zhong MIng Tan" w:date="2020-10-17T14:03:00Z">
        <w:r w:rsidR="00281F45">
          <w:t xml:space="preserve">messages to each visitor in simple, easy and fast way. </w:t>
        </w:r>
        <w:proofErr w:type="spellStart"/>
        <w:r w:rsidR="00281F45">
          <w:t>Adoric</w:t>
        </w:r>
        <w:proofErr w:type="spellEnd"/>
        <w:r w:rsidR="00281F45">
          <w:t xml:space="preserve"> makes it easy to set up campaign design</w:t>
        </w:r>
      </w:ins>
      <w:ins w:id="812" w:author="Zhong MIng Tan" w:date="2020-10-17T14:04:00Z">
        <w:r w:rsidR="00281F45">
          <w:t xml:space="preserve"> </w:t>
        </w:r>
        <w:r w:rsidR="00E521AD">
          <w:t xml:space="preserve">for their online store with their brand design. </w:t>
        </w:r>
      </w:ins>
      <w:customXmlInsRangeStart w:id="813" w:author="Zhong MIng Tan" w:date="2020-10-17T14:04:00Z"/>
      <w:sdt>
        <w:sdtPr>
          <w:id w:val="-830442881"/>
          <w:citation/>
        </w:sdtPr>
        <w:sdtContent>
          <w:customXmlInsRangeEnd w:id="813"/>
          <w:ins w:id="814" w:author="Zhong MIng Tan" w:date="2020-10-17T14:04:00Z">
            <w:r w:rsidR="00E521AD">
              <w:fldChar w:fldCharType="begin"/>
            </w:r>
            <w:r w:rsidR="00E521AD">
              <w:rPr>
                <w:lang w:val="en-US"/>
              </w:rPr>
              <w:instrText xml:space="preserve"> CITATION Ado20 \l 1033 </w:instrText>
            </w:r>
          </w:ins>
          <w:r w:rsidR="00E521AD">
            <w:fldChar w:fldCharType="separate"/>
          </w:r>
          <w:r w:rsidR="00DE7AC5" w:rsidRPr="00DE7AC5">
            <w:rPr>
              <w:noProof/>
              <w:lang w:val="en-US"/>
            </w:rPr>
            <w:t>(Adoric, 2020)</w:t>
          </w:r>
          <w:ins w:id="815" w:author="Zhong MIng Tan" w:date="2020-10-17T14:04:00Z">
            <w:r w:rsidR="00E521AD">
              <w:fldChar w:fldCharType="end"/>
            </w:r>
          </w:ins>
          <w:customXmlInsRangeStart w:id="816" w:author="Zhong MIng Tan" w:date="2020-10-17T14:04:00Z"/>
        </w:sdtContent>
      </w:sdt>
      <w:customXmlInsRangeEnd w:id="816"/>
    </w:p>
    <w:p w14:paraId="27324056" w14:textId="2155A390" w:rsidR="003C4AB0" w:rsidRDefault="003C4AB0" w:rsidP="003C4AB0">
      <w:pPr>
        <w:pStyle w:val="Heading3"/>
        <w:rPr>
          <w:ins w:id="817" w:author="Zhong MIng Tan" w:date="2020-10-17T14:05:00Z"/>
        </w:rPr>
        <w:pPrChange w:id="818" w:author="Zhong MIng Tan" w:date="2020-10-17T14:29:00Z">
          <w:pPr>
            <w:ind w:left="576" w:firstLine="144"/>
          </w:pPr>
        </w:pPrChange>
      </w:pPr>
      <w:bookmarkStart w:id="819" w:name="_Toc53839437"/>
      <w:proofErr w:type="spellStart"/>
      <w:ins w:id="820" w:author="Zhong MIng Tan" w:date="2020-10-17T14:28:00Z">
        <w:r>
          <w:t>Recom</w:t>
        </w:r>
      </w:ins>
      <w:ins w:id="821" w:author="Zhong MIng Tan" w:date="2020-10-17T14:29:00Z">
        <w:r>
          <w:t>bee</w:t>
        </w:r>
      </w:ins>
      <w:bookmarkEnd w:id="819"/>
      <w:proofErr w:type="spellEnd"/>
    </w:p>
    <w:p w14:paraId="759BE3EF" w14:textId="7BA67F8D" w:rsidR="000122F0" w:rsidRPr="001E745F" w:rsidRDefault="000122F0" w:rsidP="00DF3559">
      <w:pPr>
        <w:ind w:left="576" w:firstLine="144"/>
        <w:rPr>
          <w:ins w:id="822" w:author="Zhong MIng Tan" w:date="2020-10-17T10:53:00Z"/>
        </w:rPr>
        <w:pPrChange w:id="823" w:author="Zhong MIng Tan" w:date="2020-10-17T14:01:00Z">
          <w:pPr>
            <w:pStyle w:val="Heading3"/>
          </w:pPr>
        </w:pPrChange>
      </w:pPr>
      <w:proofErr w:type="spellStart"/>
      <w:ins w:id="824" w:author="Zhong MIng Tan" w:date="2020-10-17T14:05:00Z">
        <w:r>
          <w:t>Recombee</w:t>
        </w:r>
        <w:proofErr w:type="spellEnd"/>
        <w:r>
          <w:t xml:space="preserve"> </w:t>
        </w:r>
      </w:ins>
      <w:ins w:id="825" w:author="Zhong MIng Tan" w:date="2020-10-17T14:10:00Z">
        <w:r w:rsidR="00611EE6">
          <w:t xml:space="preserve">provide </w:t>
        </w:r>
      </w:ins>
      <w:ins w:id="826" w:author="Zhong MIng Tan" w:date="2020-10-17T14:12:00Z">
        <w:r w:rsidR="00D243B6">
          <w:t>Recommender</w:t>
        </w:r>
      </w:ins>
      <w:ins w:id="827" w:author="Zhong MIng Tan" w:date="2020-10-17T14:10:00Z">
        <w:r w:rsidR="00611EE6">
          <w:t xml:space="preserve"> as a service.</w:t>
        </w:r>
      </w:ins>
      <w:ins w:id="828" w:author="Zhong MIng Tan" w:date="2020-10-17T14:12:00Z">
        <w:r w:rsidR="00D243B6">
          <w:t xml:space="preserve"> It is </w:t>
        </w:r>
        <w:proofErr w:type="gramStart"/>
        <w:r w:rsidR="00D243B6">
          <w:t>a</w:t>
        </w:r>
        <w:proofErr w:type="gramEnd"/>
        <w:r w:rsidR="00D243B6">
          <w:t xml:space="preserve"> API whi</w:t>
        </w:r>
      </w:ins>
      <w:ins w:id="829" w:author="Zhong MIng Tan" w:date="2020-10-17T14:13:00Z">
        <w:r w:rsidR="00D243B6">
          <w:t>ch easy to integrate with the ecommerce website with powerful admin user interface.</w:t>
        </w:r>
      </w:ins>
      <w:ins w:id="830" w:author="Zhong MIng Tan" w:date="2020-10-17T14:15:00Z">
        <w:r w:rsidR="001B433C">
          <w:t xml:space="preserve"> The developer able to </w:t>
        </w:r>
        <w:r w:rsidR="008963B9">
          <w:t xml:space="preserve">do </w:t>
        </w:r>
      </w:ins>
      <w:ins w:id="831" w:author="Zhong MIng Tan" w:date="2020-10-17T14:16:00Z">
        <w:r w:rsidR="008963B9">
          <w:t>integration</w:t>
        </w:r>
      </w:ins>
      <w:ins w:id="832" w:author="Zhong MIng Tan" w:date="2020-10-17T14:15:00Z">
        <w:r w:rsidR="001B433C">
          <w:t xml:space="preserve"> by using several </w:t>
        </w:r>
      </w:ins>
      <w:ins w:id="833" w:author="Zhong MIng Tan" w:date="2020-10-17T14:16:00Z">
        <w:r w:rsidR="008963B9">
          <w:t xml:space="preserve">ways which are </w:t>
        </w:r>
        <w:proofErr w:type="gramStart"/>
        <w:r w:rsidR="008963B9">
          <w:t>server side</w:t>
        </w:r>
        <w:proofErr w:type="gramEnd"/>
        <w:r w:rsidR="008963B9">
          <w:t xml:space="preserve"> integration, client and server side integration by using java script, client side integration and product feed by using </w:t>
        </w:r>
      </w:ins>
      <w:ins w:id="834" w:author="Zhong MIng Tan" w:date="2020-10-17T14:18:00Z">
        <w:r w:rsidR="00470704">
          <w:t>JavaScript</w:t>
        </w:r>
      </w:ins>
      <w:ins w:id="835" w:author="Zhong MIng Tan" w:date="2020-10-17T14:16:00Z">
        <w:r w:rsidR="008963B9">
          <w:t>.</w:t>
        </w:r>
      </w:ins>
      <w:ins w:id="836" w:author="Zhong MIng Tan" w:date="2020-10-17T14:17:00Z">
        <w:r w:rsidR="00470704">
          <w:t xml:space="preserve"> It will send the interaction of the user as the input to the recommender engine. It </w:t>
        </w:r>
      </w:ins>
      <w:ins w:id="837" w:author="Zhong MIng Tan" w:date="2020-10-17T14:25:00Z">
        <w:r w:rsidR="007F512B">
          <w:t>supports</w:t>
        </w:r>
      </w:ins>
      <w:ins w:id="838" w:author="Zhong MIng Tan" w:date="2020-10-17T14:17:00Z">
        <w:r w:rsidR="00470704">
          <w:t xml:space="preserve"> </w:t>
        </w:r>
      </w:ins>
      <w:ins w:id="839" w:author="Zhong MIng Tan" w:date="2020-10-17T14:18:00Z">
        <w:r w:rsidR="00470704">
          <w:t>JavaScript</w:t>
        </w:r>
      </w:ins>
      <w:ins w:id="840" w:author="Zhong MIng Tan" w:date="2020-10-17T14:17:00Z">
        <w:r w:rsidR="00470704">
          <w:t>, python, ruby</w:t>
        </w:r>
      </w:ins>
      <w:ins w:id="841" w:author="Zhong MIng Tan" w:date="2020-10-17T14:18:00Z">
        <w:r w:rsidR="00470704">
          <w:t>, java, php, C#, Node.js and REST to send the detail view</w:t>
        </w:r>
        <w:r w:rsidR="00183DFE">
          <w:t xml:space="preserve">. The detail view will send to </w:t>
        </w:r>
        <w:proofErr w:type="spellStart"/>
        <w:r w:rsidR="00183DFE">
          <w:t>Recombee</w:t>
        </w:r>
        <w:proofErr w:type="spellEnd"/>
        <w:r w:rsidR="00183DFE">
          <w:t xml:space="preserve"> when the user views the detail of the item.</w:t>
        </w:r>
      </w:ins>
      <w:ins w:id="842" w:author="Zhong MIng Tan" w:date="2020-10-17T14:19:00Z">
        <w:r w:rsidR="00183DFE">
          <w:t xml:space="preserve"> Apart from that, </w:t>
        </w:r>
        <w:proofErr w:type="spellStart"/>
        <w:r w:rsidR="00183DFE">
          <w:t>Recombee</w:t>
        </w:r>
        <w:proofErr w:type="spellEnd"/>
        <w:r w:rsidR="00183DFE">
          <w:t xml:space="preserve"> also will receive the detail of user purchase activity for further analysis.</w:t>
        </w:r>
      </w:ins>
      <w:ins w:id="843" w:author="Zhong MIng Tan" w:date="2020-10-17T14:20:00Z">
        <w:r w:rsidR="00D30DFB">
          <w:t xml:space="preserve"> There is some additional feature for developer to add on such as </w:t>
        </w:r>
        <w:r w:rsidR="00A00C6C">
          <w:t xml:space="preserve">get recommendation, </w:t>
        </w:r>
      </w:ins>
      <w:ins w:id="844" w:author="Zhong MIng Tan" w:date="2020-10-17T14:21:00Z">
        <w:r w:rsidR="00A00C6C">
          <w:t xml:space="preserve">manage item in </w:t>
        </w:r>
        <w:proofErr w:type="spellStart"/>
        <w:r w:rsidR="00A00C6C">
          <w:t>catalog</w:t>
        </w:r>
        <w:proofErr w:type="spellEnd"/>
        <w:r w:rsidR="00A00C6C">
          <w:t xml:space="preserve">, send item values, personalized search and more. I registered the </w:t>
        </w:r>
        <w:proofErr w:type="gramStart"/>
        <w:r w:rsidR="00A00C6C">
          <w:t>account,</w:t>
        </w:r>
        <w:proofErr w:type="gramEnd"/>
        <w:r w:rsidR="00A00C6C">
          <w:t xml:space="preserve"> </w:t>
        </w:r>
      </w:ins>
      <w:ins w:id="845" w:author="Zhong MIng Tan" w:date="2020-10-17T14:22:00Z">
        <w:r w:rsidR="00A00C6C">
          <w:t xml:space="preserve">they did </w:t>
        </w:r>
        <w:r w:rsidR="00D22077">
          <w:t>separate the</w:t>
        </w:r>
        <w:r w:rsidR="00A00C6C">
          <w:t xml:space="preserve"> </w:t>
        </w:r>
        <w:r w:rsidR="00D22077">
          <w:t xml:space="preserve">production database and development database. </w:t>
        </w:r>
      </w:ins>
      <w:ins w:id="846" w:author="Zhong MIng Tan" w:date="2020-10-17T14:23:00Z">
        <w:r w:rsidR="00D22077">
          <w:t xml:space="preserve">Daniel Uhm is the product manager at </w:t>
        </w:r>
        <w:proofErr w:type="spellStart"/>
        <w:r w:rsidR="00D22077">
          <w:t>Slickdeals</w:t>
        </w:r>
        <w:proofErr w:type="spellEnd"/>
        <w:r w:rsidR="00D22077">
          <w:t xml:space="preserve">, he commented the </w:t>
        </w:r>
        <w:proofErr w:type="spellStart"/>
        <w:r w:rsidR="00D22077">
          <w:t>Recombee</w:t>
        </w:r>
        <w:proofErr w:type="spellEnd"/>
        <w:r w:rsidR="00D22077">
          <w:t xml:space="preserve"> able to handle their very specific use care </w:t>
        </w:r>
        <w:r w:rsidR="005960EE">
          <w:t xml:space="preserve">and providing </w:t>
        </w:r>
      </w:ins>
      <w:ins w:id="847" w:author="Zhong MIng Tan" w:date="2020-10-17T14:29:00Z">
        <w:r w:rsidR="003C4AB0">
          <w:t>recommendation</w:t>
        </w:r>
      </w:ins>
      <w:ins w:id="848" w:author="Zhong MIng Tan" w:date="2020-10-17T14:24:00Z">
        <w:r w:rsidR="005960EE">
          <w:t xml:space="preserve"> with a highly volatile inventory of user’s generated content. It </w:t>
        </w:r>
      </w:ins>
      <w:ins w:id="849" w:author="Zhong MIng Tan" w:date="2020-10-17T14:29:00Z">
        <w:r w:rsidR="003C4AB0">
          <w:t>increases</w:t>
        </w:r>
      </w:ins>
      <w:ins w:id="850" w:author="Zhong MIng Tan" w:date="2020-10-17T14:24:00Z">
        <w:r w:rsidR="005960EE">
          <w:t xml:space="preserve"> 70% of product and page view and 30% clickthrough.</w:t>
        </w:r>
      </w:ins>
      <w:customXmlInsRangeStart w:id="851" w:author="Zhong MIng Tan" w:date="2020-10-17T14:25:00Z"/>
      <w:sdt>
        <w:sdtPr>
          <w:id w:val="2076086848"/>
          <w:citation/>
        </w:sdtPr>
        <w:sdtContent>
          <w:customXmlInsRangeEnd w:id="851"/>
          <w:ins w:id="852" w:author="Zhong MIng Tan" w:date="2020-10-17T14:25:00Z">
            <w:r w:rsidR="00A117A1">
              <w:fldChar w:fldCharType="begin"/>
            </w:r>
            <w:r w:rsidR="00A117A1">
              <w:rPr>
                <w:lang w:val="en-US"/>
              </w:rPr>
              <w:instrText xml:space="preserve"> CITATION Rec20 \l 1033 </w:instrText>
            </w:r>
          </w:ins>
          <w:r w:rsidR="00A117A1">
            <w:fldChar w:fldCharType="separate"/>
          </w:r>
          <w:r w:rsidR="00DE7AC5">
            <w:rPr>
              <w:noProof/>
              <w:lang w:val="en-US"/>
            </w:rPr>
            <w:t xml:space="preserve"> </w:t>
          </w:r>
          <w:r w:rsidR="00DE7AC5" w:rsidRPr="00DE7AC5">
            <w:rPr>
              <w:noProof/>
              <w:lang w:val="en-US"/>
            </w:rPr>
            <w:t>(Recombee, 2020)</w:t>
          </w:r>
          <w:ins w:id="853" w:author="Zhong MIng Tan" w:date="2020-10-17T14:25:00Z">
            <w:r w:rsidR="00A117A1">
              <w:fldChar w:fldCharType="end"/>
            </w:r>
          </w:ins>
          <w:customXmlInsRangeStart w:id="854" w:author="Zhong MIng Tan" w:date="2020-10-17T14:25:00Z"/>
        </w:sdtContent>
      </w:sdt>
      <w:customXmlInsRangeEnd w:id="854"/>
    </w:p>
    <w:p w14:paraId="47F5ED62" w14:textId="69DF5E84" w:rsidR="00770F38" w:rsidRPr="00F120D0" w:rsidDel="00745747" w:rsidRDefault="00770F38">
      <w:pPr>
        <w:ind w:left="576" w:firstLine="144"/>
        <w:rPr>
          <w:del w:id="855" w:author="Zhong MIng Tan" w:date="2020-10-17T13:29:00Z"/>
          <w:rPrChange w:id="856" w:author="Zhong MIng Tan" w:date="2020-10-17T10:53:00Z">
            <w:rPr>
              <w:del w:id="857" w:author="Zhong MIng Tan" w:date="2020-10-17T13:29:00Z"/>
            </w:rPr>
          </w:rPrChange>
        </w:rPr>
        <w:pPrChange w:id="858" w:author="Zhong MIng Tan" w:date="2020-10-17T11:51:00Z">
          <w:pPr>
            <w:pStyle w:val="Heading2"/>
          </w:pPr>
        </w:pPrChange>
      </w:pPr>
      <w:bookmarkStart w:id="859" w:name="_Toc53839367"/>
      <w:bookmarkStart w:id="860" w:name="_Toc53839438"/>
      <w:bookmarkEnd w:id="859"/>
      <w:bookmarkEnd w:id="860"/>
    </w:p>
    <w:p w14:paraId="6AFAF9C7" w14:textId="2CDF8C4F" w:rsidR="00653E3B" w:rsidDel="00F120D0" w:rsidRDefault="00653E3B" w:rsidP="00D05FF0">
      <w:pPr>
        <w:ind w:left="576"/>
        <w:rPr>
          <w:del w:id="861" w:author="Zhong MIng Tan" w:date="2020-10-17T10:52:00Z"/>
        </w:rPr>
      </w:pPr>
      <w:del w:id="862" w:author="Zhong MIng Tan" w:date="2020-10-17T10:52:00Z">
        <w:r w:rsidDel="00F120D0">
          <w:delText>Author:</w:delText>
        </w:r>
        <w:r w:rsidRPr="00653E3B" w:rsidDel="00F120D0">
          <w:delText xml:space="preserve"> Ankit Dash, Nikhil Subramani, Tejas Manjunath, Vishruti Yaragarala and Shikha Tripathi</w:delText>
        </w:r>
        <w:bookmarkStart w:id="863" w:name="_Toc53839368"/>
        <w:bookmarkStart w:id="864" w:name="_Toc53839439"/>
        <w:bookmarkEnd w:id="863"/>
        <w:bookmarkEnd w:id="864"/>
      </w:del>
    </w:p>
    <w:p w14:paraId="3DAE8A9F" w14:textId="7BA10A57" w:rsidR="00653E3B" w:rsidDel="00F120D0" w:rsidRDefault="00653E3B" w:rsidP="00D05FF0">
      <w:pPr>
        <w:ind w:left="432" w:firstLine="144"/>
        <w:rPr>
          <w:del w:id="865" w:author="Zhong MIng Tan" w:date="2020-10-17T10:52:00Z"/>
        </w:rPr>
      </w:pPr>
      <w:del w:id="866" w:author="Zhong MIng Tan" w:date="2020-10-17T10:52:00Z">
        <w:r w:rsidDel="00F120D0">
          <w:delText xml:space="preserve">DOI: </w:delText>
        </w:r>
        <w:r w:rsidRPr="00653E3B" w:rsidDel="00F120D0">
          <w:delText>10.1109/ICACCI.2018.8554455</w:delText>
        </w:r>
        <w:bookmarkStart w:id="867" w:name="_Toc53839369"/>
        <w:bookmarkStart w:id="868" w:name="_Toc53839440"/>
        <w:bookmarkEnd w:id="867"/>
        <w:bookmarkEnd w:id="868"/>
      </w:del>
    </w:p>
    <w:p w14:paraId="71B03AE1" w14:textId="36968752" w:rsidR="00003CB5" w:rsidDel="00F120D0" w:rsidRDefault="00653E3B" w:rsidP="00904F18">
      <w:pPr>
        <w:ind w:firstLine="576"/>
        <w:rPr>
          <w:del w:id="869" w:author="Zhong MIng Tan" w:date="2020-10-17T10:53:00Z"/>
        </w:rPr>
      </w:pPr>
      <w:del w:id="870" w:author="Zhong MIng Tan" w:date="2020-10-17T10:53:00Z">
        <w:r w:rsidDel="00F120D0">
          <w:delText>According to,</w:delText>
        </w:r>
        <w:r w:rsidR="004F3031" w:rsidDel="00F120D0">
          <w:delText xml:space="preserve"> stuttering is an voluntary action will affect the fluency </w:delText>
        </w:r>
        <w:r w:rsidR="00E24C15" w:rsidDel="00F120D0">
          <w:tab/>
          <w:delText xml:space="preserve">In conclusion, the proposed system successfully obtained 86% of accuracy. Two </w:delText>
        </w:r>
        <w:r w:rsidR="00EC1A05" w:rsidDel="00F120D0">
          <w:delText>algorithms</w:delText>
        </w:r>
        <w:r w:rsidR="00E24C15" w:rsidDel="00F120D0">
          <w:delText xml:space="preserve"> </w:delText>
        </w:r>
        <w:r w:rsidR="00E71143" w:rsidDel="00F120D0">
          <w:delText>are</w:delText>
        </w:r>
        <w:r w:rsidR="00E24C15" w:rsidDel="00F120D0">
          <w:delText xml:space="preserve"> implemented to increase the efficiency and accuracy of the system to remove stuttered speech.</w:delText>
        </w:r>
        <w:bookmarkStart w:id="871" w:name="_Toc53839370"/>
        <w:bookmarkStart w:id="872" w:name="_Toc53839441"/>
        <w:bookmarkEnd w:id="871"/>
        <w:bookmarkEnd w:id="872"/>
      </w:del>
    </w:p>
    <w:p w14:paraId="4F819DBF" w14:textId="5752503D" w:rsidR="00003CB5" w:rsidDel="00F120D0" w:rsidRDefault="006363FC" w:rsidP="00D05FF0">
      <w:pPr>
        <w:pStyle w:val="Heading2"/>
        <w:rPr>
          <w:del w:id="873" w:author="Zhong MIng Tan" w:date="2020-10-17T10:54:00Z"/>
        </w:rPr>
      </w:pPr>
      <w:del w:id="874" w:author="Zhong MIng Tan" w:date="2020-10-17T10:54:00Z">
        <w:r w:rsidDel="00F120D0">
          <w:delText xml:space="preserve">Deep Speech 2 : End-to-End Speech Recognition in English and </w:delText>
        </w:r>
        <w:r w:rsidR="00321035" w:rsidDel="00F120D0">
          <w:delText>Mandarin</w:delText>
        </w:r>
        <w:bookmarkStart w:id="875" w:name="_Toc53839371"/>
        <w:bookmarkStart w:id="876" w:name="_Toc53839442"/>
        <w:bookmarkEnd w:id="875"/>
        <w:bookmarkEnd w:id="876"/>
      </w:del>
    </w:p>
    <w:p w14:paraId="122E1686" w14:textId="21D803D3" w:rsidR="00C60D5E" w:rsidDel="00F120D0" w:rsidRDefault="00003CB5" w:rsidP="00D05FF0">
      <w:pPr>
        <w:ind w:left="576"/>
        <w:rPr>
          <w:del w:id="877" w:author="Zhong MIng Tan" w:date="2020-10-17T10:54:00Z"/>
        </w:rPr>
      </w:pPr>
      <w:del w:id="878" w:author="Zhong MIng Tan" w:date="2020-10-17T10:54:00Z">
        <w:r w:rsidDel="00F120D0">
          <w:delText>Author:</w:delText>
        </w:r>
        <w:r w:rsidR="00FD1431" w:rsidDel="00F120D0">
          <w:delText xml:space="preserve"> </w:delText>
        </w:r>
        <w:bookmarkStart w:id="879" w:name="_Toc53839372"/>
        <w:bookmarkStart w:id="880" w:name="_Toc53839443"/>
        <w:bookmarkEnd w:id="879"/>
        <w:bookmarkEnd w:id="880"/>
      </w:del>
    </w:p>
    <w:p w14:paraId="5DB2BFAB" w14:textId="04BC2483" w:rsidR="006363FC" w:rsidDel="00F120D0" w:rsidRDefault="00C60D5E" w:rsidP="00D05FF0">
      <w:pPr>
        <w:ind w:left="576"/>
        <w:rPr>
          <w:del w:id="881" w:author="Zhong MIng Tan" w:date="2020-10-17T10:54:00Z"/>
        </w:rPr>
      </w:pPr>
      <w:del w:id="882" w:author="Zhong MIng Tan" w:date="2020-10-17T10:54:00Z">
        <w:r w:rsidRPr="00C60D5E" w:rsidDel="00F120D0">
          <w:delText>arXiv:</w:delText>
        </w:r>
        <w:r w:rsidR="00321035" w:rsidRPr="00321035" w:rsidDel="00F120D0">
          <w:delText xml:space="preserve"> 1412.5567</w:delText>
        </w:r>
        <w:bookmarkStart w:id="883" w:name="_Toc53839373"/>
        <w:bookmarkStart w:id="884" w:name="_Toc53839444"/>
        <w:bookmarkEnd w:id="883"/>
        <w:bookmarkEnd w:id="884"/>
      </w:del>
    </w:p>
    <w:p w14:paraId="25BF9547" w14:textId="3E0E9375" w:rsidR="00F112F6" w:rsidRPr="00904F18" w:rsidDel="00F120D0" w:rsidRDefault="0091136C" w:rsidP="00D05FF0">
      <w:pPr>
        <w:rPr>
          <w:del w:id="885" w:author="Zhong MIng Tan" w:date="2020-10-17T10:54:00Z"/>
          <w:u w:val="single"/>
        </w:rPr>
      </w:pPr>
      <w:del w:id="886" w:author="Zhong MIng Tan" w:date="2020-10-17T10:54:00Z">
        <w:r w:rsidDel="00F120D0">
          <w:rPr>
            <w:u w:val="single"/>
          </w:rPr>
          <w:delText>Introduct</w:delText>
        </w:r>
        <w:bookmarkStart w:id="887" w:name="_Toc53839374"/>
        <w:bookmarkStart w:id="888" w:name="_Toc53839445"/>
        <w:bookmarkEnd w:id="887"/>
        <w:bookmarkEnd w:id="888"/>
      </w:del>
    </w:p>
    <w:p w14:paraId="38F13780" w14:textId="4F765C67" w:rsidR="00E60049" w:rsidRPr="00123055" w:rsidRDefault="00E02573" w:rsidP="00D05FF0">
      <w:pPr>
        <w:pStyle w:val="Heading1"/>
        <w:rPr>
          <w:rFonts w:cs="Times New Roman"/>
          <w:szCs w:val="24"/>
        </w:rPr>
      </w:pPr>
      <w:bookmarkStart w:id="889" w:name="_Toc53839446"/>
      <w:r w:rsidRPr="00123055">
        <w:rPr>
          <w:rFonts w:cs="Times New Roman"/>
          <w:szCs w:val="24"/>
        </w:rPr>
        <w:t>RESEARCH TECHNOLOGY</w:t>
      </w:r>
      <w:bookmarkEnd w:id="889"/>
    </w:p>
    <w:p w14:paraId="55236A72" w14:textId="4D3A50B4" w:rsidR="00E60049" w:rsidRPr="00123055" w:rsidRDefault="00E60049" w:rsidP="00D05FF0">
      <w:pPr>
        <w:pStyle w:val="Heading2"/>
        <w:rPr>
          <w:rFonts w:cs="Times New Roman"/>
          <w:szCs w:val="24"/>
          <w:lang w:val="en-US"/>
        </w:rPr>
      </w:pPr>
      <w:bookmarkStart w:id="890" w:name="_Toc53839447"/>
      <w:r w:rsidRPr="00123055">
        <w:rPr>
          <w:rFonts w:cs="Times New Roman"/>
          <w:szCs w:val="24"/>
          <w:lang w:val="en-US"/>
        </w:rPr>
        <w:t>Methodology</w:t>
      </w:r>
      <w:bookmarkEnd w:id="890"/>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61DEF309" w:rsidR="00002EB4" w:rsidRDefault="00BD20FF" w:rsidP="00D05FF0">
      <w:pPr>
        <w:pStyle w:val="Caption"/>
        <w:spacing w:line="360" w:lineRule="auto"/>
        <w:jc w:val="center"/>
      </w:pPr>
      <w:bookmarkStart w:id="891" w:name="_Toc40980842"/>
      <w:bookmarkStart w:id="892" w:name="_Toc53839300"/>
      <w:r>
        <w:t xml:space="preserve">Figure </w:t>
      </w:r>
      <w:r w:rsidR="000A382B">
        <w:fldChar w:fldCharType="begin"/>
      </w:r>
      <w:r w:rsidR="000A382B">
        <w:instrText xml:space="preserve"> STYLEREF 1 \s </w:instrText>
      </w:r>
      <w:r w:rsidR="000A382B">
        <w:fldChar w:fldCharType="separate"/>
      </w:r>
      <w:r w:rsidR="004D7670">
        <w:rPr>
          <w:noProof/>
        </w:rPr>
        <w:t>3</w:t>
      </w:r>
      <w:r w:rsidR="000A382B">
        <w:rPr>
          <w:noProof/>
        </w:rPr>
        <w:fldChar w:fldCharType="end"/>
      </w:r>
      <w:r w:rsidR="004D7670">
        <w:t>.</w:t>
      </w:r>
      <w:r w:rsidR="000A382B">
        <w:fldChar w:fldCharType="begin"/>
      </w:r>
      <w:r w:rsidR="000A382B">
        <w:instrText xml:space="preserve"> SEQ Figure \* ARABIC \s 1 </w:instrText>
      </w:r>
      <w:r w:rsidR="000A382B">
        <w:fldChar w:fldCharType="separate"/>
      </w:r>
      <w:r w:rsidR="004D7670">
        <w:rPr>
          <w:noProof/>
        </w:rPr>
        <w:t>1</w:t>
      </w:r>
      <w:r w:rsidR="000A382B">
        <w:rPr>
          <w:noProof/>
        </w:rPr>
        <w:fldChar w:fldCharType="end"/>
      </w:r>
      <w:r>
        <w:t xml:space="preserve"> - Scrum Model. Adapted from "</w:t>
      </w:r>
      <w:proofErr w:type="spellStart"/>
      <w:r>
        <w:t>Nutcache</w:t>
      </w:r>
      <w:proofErr w:type="spellEnd"/>
      <w:r>
        <w:t>",</w:t>
      </w:r>
      <w:bookmarkEnd w:id="891"/>
      <w:bookmarkEnd w:id="892"/>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3033CCD2"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DE7AC5" w:rsidRPr="00DE7AC5">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DE7AC5">
            <w:rPr>
              <w:rStyle w:val="eop"/>
              <w:rFonts w:cs="Times New Roman"/>
              <w:noProof/>
              <w:color w:val="000000"/>
              <w:szCs w:val="24"/>
              <w:shd w:val="clear" w:color="auto" w:fill="FFFFFF"/>
              <w:lang w:val="en-US"/>
            </w:rPr>
            <w:t xml:space="preserve"> </w:t>
          </w:r>
          <w:r w:rsidR="00DE7AC5" w:rsidRPr="00DE7AC5">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893" w:name="_Toc53839448"/>
      <w:r w:rsidRPr="00123055">
        <w:rPr>
          <w:rStyle w:val="normaltextrun"/>
          <w:rFonts w:cs="Times New Roman"/>
          <w:color w:val="000000"/>
          <w:shd w:val="clear" w:color="auto" w:fill="FFFFFF"/>
        </w:rPr>
        <w:lastRenderedPageBreak/>
        <w:t>Organization Structure, Role and Responsibility</w:t>
      </w:r>
      <w:bookmarkEnd w:id="893"/>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3130A8D1" w:rsidR="00F2244F" w:rsidRPr="00123055" w:rsidRDefault="00A66F4E" w:rsidP="00D05FF0">
      <w:pPr>
        <w:pStyle w:val="Caption"/>
        <w:spacing w:line="360" w:lineRule="auto"/>
        <w:jc w:val="center"/>
        <w:rPr>
          <w:rFonts w:cs="Times New Roman"/>
          <w:szCs w:val="24"/>
        </w:rPr>
      </w:pPr>
      <w:bookmarkStart w:id="894" w:name="_Toc40980843"/>
      <w:bookmarkStart w:id="895" w:name="_Toc53839301"/>
      <w:r>
        <w:t xml:space="preserve">Figure </w:t>
      </w:r>
      <w:r w:rsidR="000A382B">
        <w:fldChar w:fldCharType="begin"/>
      </w:r>
      <w:r w:rsidR="000A382B">
        <w:instrText xml:space="preserve"> STYLEREF 1 \s </w:instrText>
      </w:r>
      <w:r w:rsidR="000A382B">
        <w:fldChar w:fldCharType="separate"/>
      </w:r>
      <w:r w:rsidR="004D7670">
        <w:rPr>
          <w:noProof/>
        </w:rPr>
        <w:t>3</w:t>
      </w:r>
      <w:r w:rsidR="000A382B">
        <w:rPr>
          <w:noProof/>
        </w:rPr>
        <w:fldChar w:fldCharType="end"/>
      </w:r>
      <w:r w:rsidR="004D7670">
        <w:t>.</w:t>
      </w:r>
      <w:r w:rsidR="000A382B">
        <w:fldChar w:fldCharType="begin"/>
      </w:r>
      <w:r w:rsidR="000A382B">
        <w:instrText xml:space="preserve"> SEQ Figure \* ARABIC \s 1 </w:instrText>
      </w:r>
      <w:r w:rsidR="000A382B">
        <w:fldChar w:fldCharType="separate"/>
      </w:r>
      <w:r w:rsidR="004D7670">
        <w:rPr>
          <w:noProof/>
        </w:rPr>
        <w:t>2</w:t>
      </w:r>
      <w:r w:rsidR="000A382B">
        <w:rPr>
          <w:noProof/>
        </w:rPr>
        <w:fldChar w:fldCharType="end"/>
      </w:r>
      <w:r>
        <w:t xml:space="preserve"> Organization Structure for Scrum</w:t>
      </w:r>
      <w:bookmarkEnd w:id="894"/>
      <w:bookmarkEnd w:id="895"/>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896" w:name="_Toc40980917"/>
      <w:bookmarkStart w:id="897" w:name="_Toc53583183"/>
      <w:r>
        <w:t xml:space="preserve">Table </w:t>
      </w:r>
      <w:r w:rsidR="000A382B">
        <w:fldChar w:fldCharType="begin"/>
      </w:r>
      <w:r w:rsidR="000A382B">
        <w:instrText xml:space="preserve"> SEQ Table \* ARABIC </w:instrText>
      </w:r>
      <w:r w:rsidR="000A382B">
        <w:fldChar w:fldCharType="separate"/>
      </w:r>
      <w:r w:rsidR="002646BC">
        <w:rPr>
          <w:noProof/>
        </w:rPr>
        <w:t>10</w:t>
      </w:r>
      <w:r w:rsidR="000A382B">
        <w:rPr>
          <w:noProof/>
        </w:rPr>
        <w:fldChar w:fldCharType="end"/>
      </w:r>
      <w:r>
        <w:t xml:space="preserve"> Role and Responsibilities in Scrum</w:t>
      </w:r>
      <w:bookmarkEnd w:id="896"/>
      <w:bookmarkEnd w:id="897"/>
    </w:p>
    <w:p w14:paraId="232806A6" w14:textId="62D85EC1" w:rsidR="006360E3" w:rsidRPr="00123055" w:rsidRDefault="006360E3" w:rsidP="00D05FF0">
      <w:pPr>
        <w:pStyle w:val="Heading3"/>
        <w:rPr>
          <w:rFonts w:cs="Times New Roman"/>
          <w:lang w:val="en-US"/>
        </w:rPr>
      </w:pPr>
      <w:bookmarkStart w:id="898" w:name="_Toc53839449"/>
      <w:r w:rsidRPr="00123055">
        <w:rPr>
          <w:rFonts w:cs="Times New Roman"/>
          <w:lang w:val="en-US"/>
        </w:rPr>
        <w:lastRenderedPageBreak/>
        <w:t>Definition</w:t>
      </w:r>
      <w:bookmarkEnd w:id="898"/>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A61739">
      <w:pPr>
        <w:pStyle w:val="ListParagraph"/>
        <w:numPr>
          <w:ilvl w:val="0"/>
          <w:numId w:val="8"/>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A61739">
      <w:pPr>
        <w:pStyle w:val="ListParagraph"/>
        <w:numPr>
          <w:ilvl w:val="0"/>
          <w:numId w:val="8"/>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A61739">
      <w:pPr>
        <w:pStyle w:val="ListParagraph"/>
        <w:numPr>
          <w:ilvl w:val="0"/>
          <w:numId w:val="8"/>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A61739">
      <w:pPr>
        <w:pStyle w:val="ListParagraph"/>
        <w:numPr>
          <w:ilvl w:val="0"/>
          <w:numId w:val="8"/>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A61739">
      <w:pPr>
        <w:pStyle w:val="ListParagraph"/>
        <w:numPr>
          <w:ilvl w:val="0"/>
          <w:numId w:val="8"/>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A61739">
      <w:pPr>
        <w:pStyle w:val="ListParagraph"/>
        <w:numPr>
          <w:ilvl w:val="0"/>
          <w:numId w:val="9"/>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2612AE8F" w:rsidR="009000B1" w:rsidRDefault="00071941" w:rsidP="00D05FF0">
      <w:pPr>
        <w:pStyle w:val="Caption"/>
        <w:spacing w:line="360" w:lineRule="auto"/>
        <w:jc w:val="center"/>
      </w:pPr>
      <w:bookmarkStart w:id="899" w:name="_Toc40980844"/>
      <w:bookmarkStart w:id="900" w:name="_Toc53839302"/>
      <w:r>
        <w:t xml:space="preserve">Figure </w:t>
      </w:r>
      <w:r w:rsidR="000A382B">
        <w:fldChar w:fldCharType="begin"/>
      </w:r>
      <w:r w:rsidR="000A382B">
        <w:instrText xml:space="preserve"> STYLEREF 1 \s </w:instrText>
      </w:r>
      <w:r w:rsidR="000A382B">
        <w:fldChar w:fldCharType="separate"/>
      </w:r>
      <w:r w:rsidR="004D7670">
        <w:rPr>
          <w:noProof/>
        </w:rPr>
        <w:t>3</w:t>
      </w:r>
      <w:r w:rsidR="000A382B">
        <w:rPr>
          <w:noProof/>
        </w:rPr>
        <w:fldChar w:fldCharType="end"/>
      </w:r>
      <w:r w:rsidR="004D7670">
        <w:t>.</w:t>
      </w:r>
      <w:r w:rsidR="000A382B">
        <w:fldChar w:fldCharType="begin"/>
      </w:r>
      <w:r w:rsidR="000A382B">
        <w:instrText xml:space="preserve"> SEQ Figure \* ARABIC \s 1 </w:instrText>
      </w:r>
      <w:r w:rsidR="000A382B">
        <w:fldChar w:fldCharType="separate"/>
      </w:r>
      <w:r w:rsidR="004D7670">
        <w:rPr>
          <w:noProof/>
        </w:rPr>
        <w:t>3</w:t>
      </w:r>
      <w:r w:rsidR="000A382B">
        <w:rPr>
          <w:noProof/>
        </w:rPr>
        <w:fldChar w:fldCharType="end"/>
      </w:r>
      <w:r>
        <w:t xml:space="preserve"> User Story. Adapted from "Mountain Goat Software", by Mike Cohn,</w:t>
      </w:r>
      <w:bookmarkEnd w:id="899"/>
      <w:bookmarkEnd w:id="900"/>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1AFEB0E3" w:rsidR="00CF2729" w:rsidRPr="00123055" w:rsidRDefault="00CF2729" w:rsidP="00A61739">
      <w:pPr>
        <w:pStyle w:val="ListParagraph"/>
        <w:numPr>
          <w:ilvl w:val="0"/>
          <w:numId w:val="9"/>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DE7AC5" w:rsidRPr="00DE7AC5">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A61739">
      <w:pPr>
        <w:pStyle w:val="ListParagraph"/>
        <w:numPr>
          <w:ilvl w:val="0"/>
          <w:numId w:val="9"/>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901" w:name="_Toc53839450"/>
      <w:r w:rsidRPr="00123055">
        <w:rPr>
          <w:rFonts w:cs="Times New Roman"/>
          <w:szCs w:val="24"/>
          <w:lang w:val="en-US"/>
        </w:rPr>
        <w:lastRenderedPageBreak/>
        <w:t>Planning</w:t>
      </w:r>
      <w:bookmarkEnd w:id="901"/>
    </w:p>
    <w:p w14:paraId="67F84F4C" w14:textId="2732B010" w:rsidR="00EE51D4" w:rsidRPr="00123055" w:rsidRDefault="000C1420" w:rsidP="00D05FF0">
      <w:pPr>
        <w:pStyle w:val="Heading3"/>
        <w:rPr>
          <w:rFonts w:cs="Times New Roman"/>
          <w:lang w:val="en-US"/>
        </w:rPr>
      </w:pPr>
      <w:bookmarkStart w:id="902" w:name="_Toc53839451"/>
      <w:r w:rsidRPr="00123055">
        <w:rPr>
          <w:rFonts w:cs="Times New Roman"/>
          <w:lang w:val="en-US"/>
        </w:rPr>
        <w:t>WBS</w:t>
      </w:r>
      <w:bookmarkEnd w:id="902"/>
    </w:p>
    <w:p w14:paraId="32658C50" w14:textId="64644143" w:rsidR="00761B37" w:rsidRPr="00123055" w:rsidRDefault="00761B37" w:rsidP="00D05FF0">
      <w:pPr>
        <w:rPr>
          <w:rFonts w:cs="Times New Roman"/>
          <w:szCs w:val="24"/>
          <w:lang w:val="en-US"/>
        </w:rPr>
      </w:pPr>
      <w:r w:rsidRPr="00123055">
        <w:rPr>
          <w:rFonts w:cs="Times New Roman"/>
          <w:szCs w:val="24"/>
          <w:lang w:val="en-US"/>
        </w:rPr>
        <w:t xml:space="preserve">Refer to </w:t>
      </w:r>
      <w:r w:rsidR="00C265D8">
        <w:rPr>
          <w:rFonts w:cs="Times New Roman"/>
          <w:szCs w:val="24"/>
          <w:lang w:val="en-US"/>
        </w:rPr>
        <w:t>WBS.</w:t>
      </w:r>
      <w:r w:rsidR="00AB2114">
        <w:rPr>
          <w:rFonts w:cs="Times New Roman"/>
          <w:szCs w:val="24"/>
          <w:lang w:val="en-US"/>
        </w:rPr>
        <w:t>pdf</w:t>
      </w:r>
    </w:p>
    <w:p w14:paraId="4EA78022" w14:textId="3FA80CB3" w:rsidR="00EE51D4" w:rsidRPr="00123055" w:rsidRDefault="000C1420" w:rsidP="00D05FF0">
      <w:pPr>
        <w:pStyle w:val="Heading3"/>
        <w:rPr>
          <w:rFonts w:cs="Times New Roman"/>
          <w:lang w:val="en-US"/>
        </w:rPr>
      </w:pPr>
      <w:bookmarkStart w:id="903" w:name="_Toc53839452"/>
      <w:r w:rsidRPr="00123055">
        <w:rPr>
          <w:rFonts w:cs="Times New Roman"/>
          <w:lang w:val="en-US"/>
        </w:rPr>
        <w:t>Gantt Chart</w:t>
      </w:r>
      <w:bookmarkEnd w:id="903"/>
    </w:p>
    <w:p w14:paraId="1F324E78" w14:textId="4B5A320D" w:rsidR="00333957" w:rsidRDefault="002F40AA" w:rsidP="00D05FF0">
      <w:pPr>
        <w:rPr>
          <w:rFonts w:cs="Times New Roman"/>
          <w:szCs w:val="24"/>
          <w:lang w:val="en-US"/>
        </w:rPr>
      </w:pPr>
      <w:r w:rsidRPr="00123055">
        <w:rPr>
          <w:rFonts w:cs="Times New Roman"/>
          <w:szCs w:val="24"/>
          <w:lang w:val="en-US"/>
        </w:rPr>
        <w:t xml:space="preserve">Refer to </w:t>
      </w:r>
      <w:r w:rsidR="00C87181">
        <w:rPr>
          <w:rFonts w:cs="Times New Roman"/>
          <w:szCs w:val="24"/>
          <w:lang w:val="en-US"/>
        </w:rPr>
        <w:t>GanttChart.pdf</w:t>
      </w:r>
    </w:p>
    <w:p w14:paraId="1489CE05" w14:textId="3376E8FC" w:rsidR="006E200A" w:rsidRDefault="006E200A" w:rsidP="00D05FF0">
      <w:pPr>
        <w:pStyle w:val="Heading3"/>
        <w:rPr>
          <w:lang w:val="en-US"/>
        </w:rPr>
      </w:pPr>
      <w:bookmarkStart w:id="904" w:name="_Toc53839453"/>
      <w:r>
        <w:rPr>
          <w:lang w:val="en-US"/>
        </w:rPr>
        <w:t>Deliverables</w:t>
      </w:r>
      <w:bookmarkEnd w:id="904"/>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41590A05" w:rsidR="006E200A" w:rsidRPr="00252EC4" w:rsidRDefault="001232F3" w:rsidP="00D05FF0">
            <w:pPr>
              <w:rPr>
                <w:rFonts w:cs="Times New Roman"/>
                <w:szCs w:val="24"/>
              </w:rPr>
            </w:pPr>
            <w:r>
              <w:rPr>
                <w:rFonts w:cs="Times New Roman"/>
                <w:szCs w:val="24"/>
              </w:rPr>
              <w:t>15</w:t>
            </w:r>
            <w:r w:rsidR="006E200A" w:rsidRPr="00252EC4">
              <w:rPr>
                <w:rFonts w:cs="Times New Roman"/>
                <w:szCs w:val="24"/>
              </w:rPr>
              <w:t>/</w:t>
            </w:r>
            <w:r w:rsidR="0074525F">
              <w:rPr>
                <w:rFonts w:cs="Times New Roman"/>
                <w:szCs w:val="24"/>
              </w:rPr>
              <w:t>10</w:t>
            </w:r>
            <w:r w:rsidR="006E200A" w:rsidRPr="00252EC4">
              <w:rPr>
                <w:rFonts w:cs="Times New Roman"/>
                <w:szCs w:val="24"/>
              </w:rPr>
              <w:t>/2020</w:t>
            </w:r>
          </w:p>
        </w:tc>
      </w:tr>
      <w:tr w:rsidR="006E200A" w:rsidRPr="00252EC4" w14:paraId="094B9402" w14:textId="77777777" w:rsidTr="004B0517">
        <w:tc>
          <w:tcPr>
            <w:tcW w:w="3346" w:type="dxa"/>
          </w:tcPr>
          <w:p w14:paraId="6BCCCAC8" w14:textId="3F90F940" w:rsidR="006E200A" w:rsidRDefault="006E200A" w:rsidP="00D05FF0">
            <w:pPr>
              <w:rPr>
                <w:rFonts w:cs="Times New Roman"/>
                <w:szCs w:val="24"/>
              </w:rPr>
            </w:pPr>
            <w:r w:rsidRPr="00252EC4">
              <w:rPr>
                <w:rFonts w:cs="Times New Roman"/>
                <w:szCs w:val="24"/>
              </w:rPr>
              <w:t xml:space="preserve">Documentation (Chapter 1 to </w:t>
            </w:r>
            <w:r w:rsidR="00DC6236">
              <w:rPr>
                <w:rFonts w:cs="Times New Roman"/>
                <w:szCs w:val="24"/>
              </w:rPr>
              <w:t>4</w:t>
            </w:r>
            <w:r w:rsidRPr="00252EC4">
              <w:rPr>
                <w:rFonts w:cs="Times New Roman"/>
                <w:szCs w:val="24"/>
              </w:rPr>
              <w:t>)</w:t>
            </w:r>
          </w:p>
          <w:p w14:paraId="36971814" w14:textId="54D49A71" w:rsidR="00F25AAE" w:rsidRPr="00252EC4" w:rsidRDefault="00F25AAE" w:rsidP="00D05FF0">
            <w:pPr>
              <w:rPr>
                <w:rFonts w:cs="Times New Roman"/>
                <w:szCs w:val="24"/>
              </w:rPr>
            </w:pPr>
            <w:r>
              <w:rPr>
                <w:rFonts w:cs="Times New Roman"/>
                <w:szCs w:val="24"/>
              </w:rPr>
              <w:t>UI Design</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40A2EE26" w:rsidR="006E200A" w:rsidRPr="00252EC4" w:rsidRDefault="001232F3" w:rsidP="00D05FF0">
            <w:pPr>
              <w:rPr>
                <w:rFonts w:cs="Times New Roman"/>
                <w:szCs w:val="24"/>
              </w:rPr>
            </w:pPr>
            <w:r>
              <w:rPr>
                <w:rFonts w:cs="Times New Roman"/>
                <w:szCs w:val="24"/>
              </w:rPr>
              <w:t>16</w:t>
            </w:r>
            <w:r w:rsidR="006E200A" w:rsidRPr="00252EC4">
              <w:rPr>
                <w:rFonts w:cs="Times New Roman"/>
                <w:szCs w:val="24"/>
              </w:rPr>
              <w:t>/</w:t>
            </w:r>
            <w:r w:rsidR="00946742">
              <w:rPr>
                <w:rFonts w:cs="Times New Roman"/>
                <w:szCs w:val="24"/>
              </w:rPr>
              <w:t>10</w:t>
            </w:r>
            <w:r w:rsidR="006E200A" w:rsidRPr="00252EC4">
              <w:rPr>
                <w:rFonts w:cs="Times New Roman"/>
                <w:szCs w:val="24"/>
              </w:rPr>
              <w:t>/2020</w:t>
            </w:r>
          </w:p>
        </w:tc>
      </w:tr>
      <w:tr w:rsidR="006E200A" w:rsidRPr="00252EC4" w14:paraId="414E0A8D" w14:textId="77777777" w:rsidTr="001232F3">
        <w:trPr>
          <w:trHeight w:val="269"/>
        </w:trPr>
        <w:tc>
          <w:tcPr>
            <w:tcW w:w="3346" w:type="dxa"/>
          </w:tcPr>
          <w:p w14:paraId="2D2D1E9A" w14:textId="4023C8F6" w:rsidR="00F04FD7" w:rsidRDefault="001232F3" w:rsidP="00D05FF0">
            <w:pPr>
              <w:rPr>
                <w:rFonts w:cs="Times New Roman"/>
                <w:szCs w:val="24"/>
              </w:rPr>
            </w:pPr>
            <w:r>
              <w:rPr>
                <w:rFonts w:cs="Times New Roman"/>
                <w:szCs w:val="24"/>
              </w:rPr>
              <w:t>Collect User Preferences</w:t>
            </w:r>
            <w:r w:rsidR="00BD0D80">
              <w:rPr>
                <w:rFonts w:cs="Times New Roman"/>
                <w:szCs w:val="24"/>
              </w:rPr>
              <w:t xml:space="preserve"> Data</w:t>
            </w:r>
          </w:p>
          <w:p w14:paraId="450FE849" w14:textId="77777777" w:rsidR="00BD0D80" w:rsidRDefault="00BD0D80" w:rsidP="00D05FF0">
            <w:pPr>
              <w:rPr>
                <w:rFonts w:cs="Times New Roman"/>
                <w:szCs w:val="24"/>
              </w:rPr>
            </w:pPr>
            <w:r>
              <w:rPr>
                <w:rFonts w:cs="Times New Roman"/>
                <w:szCs w:val="24"/>
              </w:rPr>
              <w:t>Documentation for Data</w:t>
            </w:r>
          </w:p>
          <w:p w14:paraId="50DB63EB" w14:textId="77777777" w:rsidR="00BD0D80" w:rsidRDefault="00BD0D80" w:rsidP="00D05FF0">
            <w:pPr>
              <w:rPr>
                <w:rFonts w:cs="Times New Roman"/>
                <w:szCs w:val="24"/>
              </w:rPr>
            </w:pPr>
            <w:r>
              <w:rPr>
                <w:rFonts w:cs="Times New Roman"/>
                <w:szCs w:val="24"/>
              </w:rPr>
              <w:t>Train Machine Learning Model</w:t>
            </w:r>
          </w:p>
          <w:p w14:paraId="3379C7E0" w14:textId="6FDCBE4F" w:rsidR="00BD0D80" w:rsidRPr="00252EC4" w:rsidRDefault="00BD0D80" w:rsidP="00D05FF0">
            <w:pPr>
              <w:rPr>
                <w:rFonts w:cs="Times New Roman"/>
                <w:szCs w:val="24"/>
              </w:rPr>
            </w:pPr>
            <w:r>
              <w:rPr>
                <w:rFonts w:cs="Times New Roman"/>
                <w:szCs w:val="24"/>
              </w:rPr>
              <w:t>Verified accuracy of machine learning model</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5344FAE8" w:rsidR="006E200A" w:rsidRPr="00252EC4" w:rsidRDefault="00B40926" w:rsidP="00D05FF0">
            <w:pPr>
              <w:rPr>
                <w:rFonts w:cs="Times New Roman"/>
                <w:szCs w:val="24"/>
              </w:rPr>
            </w:pPr>
            <w:r>
              <w:rPr>
                <w:rFonts w:cs="Times New Roman"/>
                <w:szCs w:val="24"/>
              </w:rPr>
              <w:t>1</w:t>
            </w:r>
            <w:r w:rsidR="00F04FD7">
              <w:rPr>
                <w:rFonts w:cs="Times New Roman"/>
                <w:szCs w:val="24"/>
              </w:rPr>
              <w:t>7</w:t>
            </w:r>
            <w:r w:rsidR="006E200A" w:rsidRPr="00252EC4">
              <w:rPr>
                <w:rFonts w:cs="Times New Roman"/>
                <w:szCs w:val="24"/>
              </w:rPr>
              <w:t>/</w:t>
            </w:r>
            <w:r w:rsidR="00946742">
              <w:rPr>
                <w:rFonts w:cs="Times New Roman"/>
                <w:szCs w:val="24"/>
              </w:rPr>
              <w:t>10</w:t>
            </w:r>
            <w:r w:rsidR="006E200A" w:rsidRPr="00252EC4">
              <w:rPr>
                <w:rFonts w:cs="Times New Roman"/>
                <w:szCs w:val="24"/>
              </w:rPr>
              <w:t>/2020</w:t>
            </w:r>
          </w:p>
        </w:tc>
      </w:tr>
      <w:tr w:rsidR="006E200A" w:rsidRPr="00252EC4" w14:paraId="37070539" w14:textId="77777777" w:rsidTr="004B0517">
        <w:tc>
          <w:tcPr>
            <w:tcW w:w="3346" w:type="dxa"/>
          </w:tcPr>
          <w:p w14:paraId="521D1E42" w14:textId="09AEF796" w:rsidR="007764D3" w:rsidRDefault="00BD0D80" w:rsidP="00D05FF0">
            <w:pPr>
              <w:rPr>
                <w:rFonts w:cs="Times New Roman"/>
                <w:szCs w:val="24"/>
              </w:rPr>
            </w:pPr>
            <w:r>
              <w:rPr>
                <w:rFonts w:cs="Times New Roman"/>
                <w:szCs w:val="24"/>
              </w:rPr>
              <w:t>UI design for mobile app</w:t>
            </w:r>
          </w:p>
          <w:p w14:paraId="185CE6DF" w14:textId="3F11C763" w:rsidR="003905B7" w:rsidRDefault="003905B7" w:rsidP="00D05FF0">
            <w:pPr>
              <w:rPr>
                <w:rFonts w:cs="Times New Roman"/>
                <w:szCs w:val="24"/>
              </w:rPr>
            </w:pPr>
            <w:r>
              <w:rPr>
                <w:rFonts w:cs="Times New Roman"/>
                <w:szCs w:val="24"/>
              </w:rPr>
              <w:t>Create Flask API</w:t>
            </w:r>
          </w:p>
          <w:p w14:paraId="5C17978F" w14:textId="281AFAA8" w:rsidR="003905B7" w:rsidRPr="00252EC4" w:rsidRDefault="00BD0D80" w:rsidP="00D05FF0">
            <w:pPr>
              <w:rPr>
                <w:rFonts w:cs="Times New Roman"/>
                <w:szCs w:val="24"/>
              </w:rPr>
            </w:pPr>
            <w:r>
              <w:rPr>
                <w:rFonts w:cs="Times New Roman"/>
                <w:szCs w:val="24"/>
              </w:rPr>
              <w:t>Connect mobile app to backend</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419009E" w:rsidR="006E200A" w:rsidRPr="00252EC4" w:rsidRDefault="00B40926" w:rsidP="00D05FF0">
            <w:pPr>
              <w:rPr>
                <w:rFonts w:cs="Times New Roman"/>
                <w:szCs w:val="24"/>
              </w:rPr>
            </w:pPr>
            <w:r>
              <w:rPr>
                <w:rFonts w:cs="Times New Roman"/>
                <w:szCs w:val="24"/>
              </w:rPr>
              <w:t>1</w:t>
            </w:r>
            <w:r w:rsidR="00DC052D">
              <w:rPr>
                <w:rFonts w:cs="Times New Roman"/>
                <w:szCs w:val="24"/>
              </w:rPr>
              <w:t>9</w:t>
            </w:r>
            <w:r w:rsidR="006E200A" w:rsidRPr="00252EC4">
              <w:rPr>
                <w:rFonts w:cs="Times New Roman"/>
                <w:szCs w:val="24"/>
              </w:rPr>
              <w:t>/</w:t>
            </w:r>
            <w:r w:rsidR="00946742">
              <w:rPr>
                <w:rFonts w:cs="Times New Roman"/>
                <w:szCs w:val="24"/>
              </w:rPr>
              <w:t>10</w:t>
            </w:r>
            <w:r w:rsidR="006E200A" w:rsidRPr="00252EC4">
              <w:rPr>
                <w:rFonts w:cs="Times New Roman"/>
                <w:szCs w:val="24"/>
              </w:rPr>
              <w:t>/2020</w:t>
            </w:r>
          </w:p>
        </w:tc>
      </w:tr>
      <w:tr w:rsidR="006E200A" w:rsidRPr="00252EC4" w14:paraId="3735A24B" w14:textId="77777777" w:rsidTr="004B0517">
        <w:tc>
          <w:tcPr>
            <w:tcW w:w="3346" w:type="dxa"/>
          </w:tcPr>
          <w:p w14:paraId="06A8DAD6" w14:textId="1BAA3F89" w:rsidR="00DC052D" w:rsidRDefault="00F40513" w:rsidP="00D05FF0">
            <w:pPr>
              <w:rPr>
                <w:rFonts w:cs="Times New Roman"/>
                <w:szCs w:val="24"/>
              </w:rPr>
            </w:pPr>
            <w:r>
              <w:rPr>
                <w:rFonts w:cs="Times New Roman"/>
                <w:szCs w:val="24"/>
              </w:rPr>
              <w:t>UI design and Connect to Backend Product information</w:t>
            </w:r>
          </w:p>
          <w:p w14:paraId="3A862977" w14:textId="204BC5B9" w:rsidR="00DC052D" w:rsidRPr="00252EC4" w:rsidRDefault="00DC052D" w:rsidP="00D05FF0">
            <w:pPr>
              <w:rPr>
                <w:rFonts w:cs="Times New Roman"/>
                <w:szCs w:val="24"/>
              </w:rPr>
            </w:pPr>
            <w:r>
              <w:rPr>
                <w:rFonts w:cs="Times New Roman"/>
                <w:szCs w:val="24"/>
              </w:rPr>
              <w:t>Documentation for Implementation each stage</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04500F82" w:rsidR="006E200A" w:rsidRPr="00252EC4" w:rsidRDefault="00B40926" w:rsidP="00D05FF0">
            <w:pPr>
              <w:rPr>
                <w:rFonts w:cs="Times New Roman"/>
                <w:szCs w:val="24"/>
              </w:rPr>
            </w:pPr>
            <w:r>
              <w:rPr>
                <w:rFonts w:cs="Times New Roman"/>
                <w:szCs w:val="24"/>
              </w:rPr>
              <w:t>2</w:t>
            </w:r>
            <w:r w:rsidR="00DC052D">
              <w:rPr>
                <w:rFonts w:cs="Times New Roman"/>
                <w:szCs w:val="24"/>
              </w:rPr>
              <w:t>1</w:t>
            </w:r>
            <w:r w:rsidR="00C830CD">
              <w:rPr>
                <w:rFonts w:cs="Times New Roman"/>
                <w:szCs w:val="24"/>
              </w:rPr>
              <w:t>/</w:t>
            </w:r>
            <w:r w:rsidR="00946742">
              <w:rPr>
                <w:rFonts w:cs="Times New Roman"/>
                <w:szCs w:val="24"/>
              </w:rPr>
              <w:t>10</w:t>
            </w:r>
            <w:r w:rsidR="00C830CD">
              <w:rPr>
                <w:rFonts w:cs="Times New Roman"/>
                <w:szCs w:val="24"/>
              </w:rPr>
              <w:t>/2020</w:t>
            </w:r>
          </w:p>
        </w:tc>
      </w:tr>
      <w:tr w:rsidR="00173D6F" w:rsidRPr="00252EC4" w14:paraId="5B898612" w14:textId="77777777" w:rsidTr="004B0517">
        <w:tc>
          <w:tcPr>
            <w:tcW w:w="3346" w:type="dxa"/>
          </w:tcPr>
          <w:p w14:paraId="385CFF8F" w14:textId="3B4DE348" w:rsidR="00DC052D" w:rsidRDefault="00F40513" w:rsidP="00D05FF0">
            <w:pPr>
              <w:rPr>
                <w:rFonts w:cs="Times New Roman"/>
                <w:szCs w:val="24"/>
              </w:rPr>
            </w:pPr>
            <w:r>
              <w:rPr>
                <w:rFonts w:cs="Times New Roman"/>
                <w:szCs w:val="24"/>
              </w:rPr>
              <w:t>Input the price range selector</w:t>
            </w:r>
          </w:p>
          <w:p w14:paraId="36151A19" w14:textId="43280E8E" w:rsidR="00F40513" w:rsidRDefault="00F40513" w:rsidP="00D05FF0">
            <w:pPr>
              <w:rPr>
                <w:rFonts w:cs="Times New Roman"/>
                <w:szCs w:val="24"/>
              </w:rPr>
            </w:pPr>
            <w:r>
              <w:rPr>
                <w:rFonts w:cs="Times New Roman"/>
                <w:szCs w:val="24"/>
              </w:rPr>
              <w:t>Enhancement and Debug</w:t>
            </w:r>
          </w:p>
          <w:p w14:paraId="3585B957" w14:textId="346596F5"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41FD7B07" w:rsidR="00173D6F" w:rsidRPr="00252EC4" w:rsidRDefault="00946742" w:rsidP="00D05FF0">
            <w:pPr>
              <w:rPr>
                <w:rFonts w:cs="Times New Roman"/>
                <w:szCs w:val="24"/>
              </w:rPr>
            </w:pPr>
            <w:r>
              <w:rPr>
                <w:rFonts w:cs="Times New Roman"/>
                <w:szCs w:val="24"/>
              </w:rPr>
              <w:t>2</w:t>
            </w:r>
            <w:r w:rsidR="00DC052D">
              <w:rPr>
                <w:rFonts w:cs="Times New Roman"/>
                <w:szCs w:val="24"/>
              </w:rPr>
              <w:t>2</w:t>
            </w:r>
            <w:r w:rsidR="00C830CD">
              <w:rPr>
                <w:rFonts w:cs="Times New Roman"/>
                <w:szCs w:val="24"/>
              </w:rPr>
              <w:t>/</w:t>
            </w:r>
            <w:r>
              <w:rPr>
                <w:rFonts w:cs="Times New Roman"/>
                <w:szCs w:val="24"/>
              </w:rPr>
              <w:t>10</w:t>
            </w:r>
            <w:r w:rsidR="00C830CD">
              <w:rPr>
                <w:rFonts w:cs="Times New Roman"/>
                <w:szCs w:val="24"/>
              </w:rPr>
              <w:t>/2020</w:t>
            </w:r>
          </w:p>
        </w:tc>
      </w:tr>
    </w:tbl>
    <w:p w14:paraId="3908AD5C" w14:textId="070FFC4E" w:rsidR="00E60049" w:rsidRPr="00123055" w:rsidRDefault="00E60049" w:rsidP="00D05FF0">
      <w:pPr>
        <w:pStyle w:val="Heading2"/>
        <w:rPr>
          <w:rFonts w:cs="Times New Roman"/>
          <w:szCs w:val="24"/>
          <w:lang w:val="en-US"/>
        </w:rPr>
      </w:pPr>
      <w:bookmarkStart w:id="905" w:name="_Toc53839454"/>
      <w:r w:rsidRPr="00123055">
        <w:rPr>
          <w:rFonts w:cs="Times New Roman"/>
          <w:szCs w:val="24"/>
          <w:lang w:val="en-US"/>
        </w:rPr>
        <w:lastRenderedPageBreak/>
        <w:t>Hardware Requirement</w:t>
      </w:r>
      <w:bookmarkEnd w:id="905"/>
    </w:p>
    <w:p w14:paraId="0A23CBB6" w14:textId="7D1726B0" w:rsidR="00A51322" w:rsidRPr="00123055" w:rsidRDefault="00A51322" w:rsidP="00D05FF0">
      <w:pPr>
        <w:pStyle w:val="Heading3"/>
        <w:rPr>
          <w:rFonts w:cs="Times New Roman"/>
          <w:lang w:val="en-US"/>
        </w:rPr>
      </w:pPr>
      <w:bookmarkStart w:id="906" w:name="_Toc53839455"/>
      <w:r w:rsidRPr="00123055">
        <w:rPr>
          <w:rFonts w:cs="Times New Roman"/>
          <w:lang w:val="en-US"/>
        </w:rPr>
        <w:t>Minimum Requirement</w:t>
      </w:r>
      <w:bookmarkEnd w:id="906"/>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ACA8847" w14:textId="1FC87ACA" w:rsidR="00A51322" w:rsidRDefault="00A51322" w:rsidP="00D05FF0">
            <w:pPr>
              <w:rPr>
                <w:rFonts w:cs="Times New Roman"/>
                <w:szCs w:val="24"/>
              </w:rPr>
            </w:pPr>
            <w:r w:rsidRPr="00123055">
              <w:rPr>
                <w:rFonts w:cs="Times New Roman"/>
                <w:szCs w:val="24"/>
              </w:rPr>
              <w:t>OS: Android 6.0 (Marshmallow)</w:t>
            </w:r>
            <w:r w:rsidR="00F331AB">
              <w:rPr>
                <w:rFonts w:cs="Times New Roman"/>
                <w:szCs w:val="24"/>
              </w:rPr>
              <w:t xml:space="preserve"> or iOS 8</w:t>
            </w:r>
          </w:p>
          <w:p w14:paraId="691B502D" w14:textId="5A407928" w:rsidR="002A25B1" w:rsidRDefault="002A25B1" w:rsidP="00D05FF0">
            <w:pPr>
              <w:rPr>
                <w:rFonts w:cs="Times New Roman"/>
                <w:szCs w:val="24"/>
              </w:rPr>
            </w:pPr>
            <w:r>
              <w:rPr>
                <w:rFonts w:cs="Times New Roman"/>
                <w:szCs w:val="24"/>
              </w:rPr>
              <w:t>Or newer</w:t>
            </w:r>
          </w:p>
          <w:p w14:paraId="6AB4897D" w14:textId="42FC7BB8" w:rsidR="00AD13C7" w:rsidRDefault="00AD13C7" w:rsidP="00AD13C7">
            <w:pPr>
              <w:rPr>
                <w:rFonts w:cs="Times New Roman"/>
                <w:szCs w:val="24"/>
              </w:rPr>
            </w:pPr>
            <w:r>
              <w:rPr>
                <w:rFonts w:cs="Times New Roman"/>
                <w:szCs w:val="24"/>
              </w:rPr>
              <w:t>-Have camera</w:t>
            </w:r>
          </w:p>
          <w:p w14:paraId="1341B731" w14:textId="757BC64E" w:rsidR="00F331AB" w:rsidRPr="00123055" w:rsidRDefault="00AD13C7" w:rsidP="00AD13C7">
            <w:pPr>
              <w:rPr>
                <w:rFonts w:cs="Times New Roman"/>
                <w:szCs w:val="24"/>
              </w:rPr>
            </w:pPr>
            <w:r>
              <w:rPr>
                <w:rFonts w:cs="Times New Roman"/>
                <w:szCs w:val="24"/>
              </w:rPr>
              <w:t>-Have good internet connection</w:t>
            </w:r>
          </w:p>
        </w:tc>
      </w:tr>
    </w:tbl>
    <w:p w14:paraId="766C32EB" w14:textId="53F47A51" w:rsidR="001F6680" w:rsidRPr="00123055" w:rsidRDefault="00294E5D" w:rsidP="00D05FF0">
      <w:pPr>
        <w:pStyle w:val="Caption"/>
        <w:spacing w:line="360" w:lineRule="auto"/>
        <w:jc w:val="center"/>
        <w:rPr>
          <w:rFonts w:cs="Times New Roman"/>
          <w:szCs w:val="24"/>
        </w:rPr>
      </w:pPr>
      <w:bookmarkStart w:id="907" w:name="_Toc40980918"/>
      <w:bookmarkStart w:id="908" w:name="_Toc53583184"/>
      <w:r>
        <w:t xml:space="preserve">Table </w:t>
      </w:r>
      <w:r w:rsidR="000A382B">
        <w:fldChar w:fldCharType="begin"/>
      </w:r>
      <w:r w:rsidR="000A382B">
        <w:instrText xml:space="preserve"> SEQ Table \* ARABIC </w:instrText>
      </w:r>
      <w:r w:rsidR="000A382B">
        <w:fldChar w:fldCharType="separate"/>
      </w:r>
      <w:r w:rsidR="002646BC">
        <w:rPr>
          <w:noProof/>
        </w:rPr>
        <w:t>11</w:t>
      </w:r>
      <w:r w:rsidR="000A382B">
        <w:rPr>
          <w:noProof/>
        </w:rPr>
        <w:fldChar w:fldCharType="end"/>
      </w:r>
      <w:r>
        <w:t xml:space="preserve"> </w:t>
      </w:r>
      <w:r w:rsidR="0026603E">
        <w:t>Minimum Hardware</w:t>
      </w:r>
      <w:r>
        <w:t xml:space="preserve"> Requirement</w:t>
      </w:r>
      <w:bookmarkEnd w:id="907"/>
      <w:bookmarkEnd w:id="908"/>
    </w:p>
    <w:p w14:paraId="341C3799" w14:textId="2FFCF7E0" w:rsidR="001F6680" w:rsidRPr="00123055" w:rsidRDefault="001F6680" w:rsidP="00D05FF0">
      <w:pPr>
        <w:ind w:firstLine="720"/>
        <w:rPr>
          <w:rFonts w:cs="Times New Roman"/>
          <w:szCs w:val="24"/>
        </w:rPr>
      </w:pPr>
      <w:r w:rsidRPr="00123055">
        <w:rPr>
          <w:rFonts w:cs="Times New Roman"/>
          <w:szCs w:val="24"/>
        </w:rPr>
        <w:t xml:space="preserve">The minimum requirement for </w:t>
      </w:r>
      <w:r w:rsidR="00F331AB">
        <w:rPr>
          <w:rFonts w:cs="Times New Roman"/>
          <w:szCs w:val="24"/>
        </w:rPr>
        <w:t>Android</w:t>
      </w:r>
      <w:r w:rsidR="00896B18">
        <w:rPr>
          <w:rFonts w:cs="Times New Roman"/>
          <w:szCs w:val="24"/>
        </w:rPr>
        <w:t xml:space="preserve"> </w:t>
      </w:r>
      <w:r w:rsidRPr="00123055">
        <w:rPr>
          <w:rFonts w:cs="Times New Roman"/>
          <w:szCs w:val="24"/>
        </w:rPr>
        <w:t xml:space="preserve">is </w:t>
      </w:r>
      <w:r w:rsidR="00F331AB">
        <w:rPr>
          <w:rFonts w:cs="Times New Roman"/>
          <w:szCs w:val="24"/>
        </w:rPr>
        <w:t xml:space="preserve">Jelly Bean but preferred </w:t>
      </w:r>
      <w:r w:rsidRPr="00123055">
        <w:rPr>
          <w:rFonts w:cs="Times New Roman"/>
          <w:szCs w:val="24"/>
        </w:rPr>
        <w:t xml:space="preserve">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DE7AC5" w:rsidRPr="00DE7AC5">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r w:rsidR="00F331AB">
        <w:rPr>
          <w:rFonts w:cs="Times New Roman"/>
          <w:szCs w:val="24"/>
        </w:rPr>
        <w:t xml:space="preserve"> The minimum requirement to support flutter is iOS 8 or newer.</w:t>
      </w:r>
    </w:p>
    <w:p w14:paraId="3DAA709E" w14:textId="0AAF3FF3" w:rsidR="001F6680" w:rsidRPr="00123055" w:rsidRDefault="001F6680" w:rsidP="00D05FF0">
      <w:pPr>
        <w:pStyle w:val="Heading3"/>
        <w:rPr>
          <w:rFonts w:cs="Times New Roman"/>
        </w:rPr>
      </w:pPr>
      <w:bookmarkStart w:id="909" w:name="_Toc53839456"/>
      <w:r w:rsidRPr="00123055">
        <w:rPr>
          <w:rFonts w:cs="Times New Roman"/>
        </w:rPr>
        <w:t>Development and Deployment Environment</w:t>
      </w:r>
      <w:bookmarkEnd w:id="909"/>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lastRenderedPageBreak/>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37948E9F" w14:textId="0670092F" w:rsidR="00AD13C7" w:rsidRPr="00123055" w:rsidRDefault="001F6680" w:rsidP="008662E6">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15E29AFC" w:rsidR="001F6680" w:rsidRDefault="00294E5D" w:rsidP="00D05FF0">
      <w:pPr>
        <w:pStyle w:val="Caption"/>
        <w:spacing w:line="360" w:lineRule="auto"/>
        <w:jc w:val="center"/>
      </w:pPr>
      <w:bookmarkStart w:id="910" w:name="_Toc40980919"/>
      <w:bookmarkStart w:id="911" w:name="_Toc53583185"/>
      <w:r>
        <w:t xml:space="preserve">Table </w:t>
      </w:r>
      <w:r w:rsidR="000A382B">
        <w:fldChar w:fldCharType="begin"/>
      </w:r>
      <w:r w:rsidR="000A382B">
        <w:instrText xml:space="preserve"> SEQ Table \* ARABIC </w:instrText>
      </w:r>
      <w:r w:rsidR="000A382B">
        <w:fldChar w:fldCharType="separate"/>
      </w:r>
      <w:r w:rsidR="002646BC">
        <w:rPr>
          <w:noProof/>
        </w:rPr>
        <w:t>12</w:t>
      </w:r>
      <w:r w:rsidR="000A382B">
        <w:rPr>
          <w:noProof/>
        </w:rPr>
        <w:fldChar w:fldCharType="end"/>
      </w:r>
      <w:r>
        <w:t xml:space="preserve"> Development and Deployment Environment</w:t>
      </w:r>
      <w:bookmarkEnd w:id="910"/>
      <w:bookmarkEnd w:id="911"/>
    </w:p>
    <w:p w14:paraId="31607A42" w14:textId="1DAA923B" w:rsidR="00C40466" w:rsidRPr="00C40466" w:rsidRDefault="00C40466" w:rsidP="00C40466">
      <w:r>
        <w:t xml:space="preserve">Hardware play essential role to increase the productivity. </w:t>
      </w:r>
      <w:r w:rsidR="00015496">
        <w:t>The laptop or PC is required in this project</w:t>
      </w:r>
      <w:r w:rsidR="00DA465F">
        <w:t xml:space="preserve"> with at least Intel i5 7</w:t>
      </w:r>
      <w:r w:rsidR="00DA465F" w:rsidRPr="00DA465F">
        <w:rPr>
          <w:vertAlign w:val="superscript"/>
        </w:rPr>
        <w:t>th</w:t>
      </w:r>
      <w:r w:rsidR="00DA465F">
        <w:t xml:space="preserve"> generation or above processor and at least with 4GB RAM.</w:t>
      </w:r>
      <w:r w:rsidR="00B33A96">
        <w:t xml:space="preserve"> For the development phase, a good camera is essential to capture the high-quality image.</w:t>
      </w:r>
      <w:r w:rsidR="00053388">
        <w:t xml:space="preserve"> The camera should equip with at least 48MP</w:t>
      </w:r>
      <w:r w:rsidR="004975CF">
        <w:t xml:space="preserve"> sensor</w:t>
      </w:r>
      <w:r w:rsidR="00053388">
        <w:t xml:space="preserve"> or above.</w:t>
      </w:r>
    </w:p>
    <w:p w14:paraId="6454C833" w14:textId="01BB7D3C" w:rsidR="00997AF2" w:rsidRPr="00123055" w:rsidRDefault="00E60049" w:rsidP="00D05FF0">
      <w:pPr>
        <w:pStyle w:val="Heading2"/>
        <w:rPr>
          <w:rFonts w:cs="Times New Roman"/>
          <w:szCs w:val="24"/>
          <w:lang w:val="en-US"/>
        </w:rPr>
      </w:pPr>
      <w:bookmarkStart w:id="912" w:name="_Toc53839457"/>
      <w:r w:rsidRPr="00123055">
        <w:rPr>
          <w:rFonts w:cs="Times New Roman"/>
          <w:szCs w:val="24"/>
          <w:lang w:val="en-US"/>
        </w:rPr>
        <w:t>Software Requirement</w:t>
      </w:r>
      <w:bookmarkEnd w:id="912"/>
    </w:p>
    <w:p w14:paraId="202288D8" w14:textId="3CD4FE1E" w:rsidR="00E60049" w:rsidRDefault="00E60049" w:rsidP="00475D69">
      <w:pPr>
        <w:pStyle w:val="Heading3"/>
        <w:rPr>
          <w:rFonts w:cs="Times New Roman"/>
          <w:lang w:val="en-US"/>
        </w:rPr>
      </w:pPr>
      <w:bookmarkStart w:id="913" w:name="_Toc53839458"/>
      <w:r w:rsidRPr="00123055">
        <w:rPr>
          <w:rFonts w:cs="Times New Roman"/>
          <w:lang w:val="en-US"/>
        </w:rPr>
        <w:t>Functional</w:t>
      </w:r>
      <w:r w:rsidR="00A501EC" w:rsidRPr="00123055">
        <w:rPr>
          <w:rFonts w:cs="Times New Roman"/>
          <w:lang w:val="en-US"/>
        </w:rPr>
        <w:t xml:space="preserve"> Requirement</w:t>
      </w:r>
      <w:bookmarkEnd w:id="913"/>
    </w:p>
    <w:p w14:paraId="5981F53C" w14:textId="2CC89CD1" w:rsidR="00BF55C9" w:rsidRDefault="00BF55C9" w:rsidP="00D05FF0">
      <w:pPr>
        <w:pStyle w:val="Heading5"/>
        <w:rPr>
          <w:lang w:val="en-US"/>
        </w:rPr>
      </w:pPr>
      <w:r>
        <w:rPr>
          <w:lang w:val="en-US"/>
        </w:rPr>
        <w:t>System should able t</w:t>
      </w:r>
      <w:r w:rsidR="006D7292">
        <w:rPr>
          <w:lang w:val="en-US"/>
        </w:rPr>
        <w:t>o ask few question</w:t>
      </w:r>
    </w:p>
    <w:p w14:paraId="79E3CB72" w14:textId="43460195" w:rsidR="00BF55C9" w:rsidRDefault="00BF55C9" w:rsidP="00D05FF0">
      <w:pPr>
        <w:pStyle w:val="Heading5"/>
        <w:rPr>
          <w:lang w:val="en-US"/>
        </w:rPr>
      </w:pPr>
      <w:r>
        <w:rPr>
          <w:lang w:val="en-US"/>
        </w:rPr>
        <w:t xml:space="preserve">System should able to </w:t>
      </w:r>
      <w:r w:rsidR="006D7292">
        <w:rPr>
          <w:lang w:val="en-US"/>
        </w:rPr>
        <w:t>upload the answer to webserver</w:t>
      </w:r>
    </w:p>
    <w:p w14:paraId="0220443B" w14:textId="00B68E35" w:rsidR="00BF55C9" w:rsidRPr="006D7292" w:rsidRDefault="00BF55C9" w:rsidP="006D7292">
      <w:pPr>
        <w:pStyle w:val="Heading5"/>
        <w:rPr>
          <w:lang w:val="en-US"/>
        </w:rPr>
      </w:pPr>
      <w:r>
        <w:rPr>
          <w:lang w:val="en-US"/>
        </w:rPr>
        <w:t xml:space="preserve">System should able to </w:t>
      </w:r>
      <w:r w:rsidR="006D7292">
        <w:rPr>
          <w:lang w:val="en-US"/>
        </w:rPr>
        <w:t>display the prediction result</w:t>
      </w:r>
    </w:p>
    <w:p w14:paraId="2FB05B76" w14:textId="39696FAD" w:rsidR="00E82641" w:rsidRPr="00C21582" w:rsidRDefault="008064BE" w:rsidP="00D05FF0">
      <w:pPr>
        <w:pStyle w:val="Heading5"/>
        <w:rPr>
          <w:lang w:val="en-US"/>
        </w:rPr>
      </w:pPr>
      <w:r>
        <w:rPr>
          <w:lang w:val="en-US"/>
        </w:rPr>
        <w:t xml:space="preserve">System </w:t>
      </w:r>
      <w:r w:rsidR="00C50EE7">
        <w:rPr>
          <w:lang w:val="en-US"/>
        </w:rPr>
        <w:t>should able to</w:t>
      </w:r>
      <w:r w:rsidR="00C21582">
        <w:rPr>
          <w:lang w:val="en-US"/>
        </w:rPr>
        <w:t xml:space="preserve"> promote product</w:t>
      </w:r>
      <w:r w:rsidR="00E82641" w:rsidRPr="00C21582">
        <w:rPr>
          <w:lang w:val="en-US"/>
        </w:rPr>
        <w:br w:type="page"/>
      </w:r>
    </w:p>
    <w:p w14:paraId="16A0DB15" w14:textId="11577ADA" w:rsidR="00EE51D4" w:rsidRDefault="00E60049" w:rsidP="00A351A0">
      <w:pPr>
        <w:pStyle w:val="Heading3"/>
        <w:rPr>
          <w:rFonts w:cs="Times New Roman"/>
          <w:lang w:val="en-US"/>
        </w:rPr>
      </w:pPr>
      <w:bookmarkStart w:id="914" w:name="_Toc53839459"/>
      <w:r w:rsidRPr="00123055">
        <w:rPr>
          <w:rFonts w:cs="Times New Roman"/>
          <w:lang w:val="en-US"/>
        </w:rPr>
        <w:lastRenderedPageBreak/>
        <w:t>Non-functional</w:t>
      </w:r>
      <w:r w:rsidR="00A501EC" w:rsidRPr="00123055">
        <w:rPr>
          <w:rFonts w:cs="Times New Roman"/>
          <w:lang w:val="en-US"/>
        </w:rPr>
        <w:t xml:space="preserve"> Requirement</w:t>
      </w:r>
      <w:bookmarkEnd w:id="914"/>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B275B78" w:rsidR="00FA4146" w:rsidRDefault="00FA4146" w:rsidP="00A61739">
            <w:pPr>
              <w:pStyle w:val="ListParagraph"/>
              <w:numPr>
                <w:ilvl w:val="0"/>
                <w:numId w:val="17"/>
              </w:numPr>
              <w:rPr>
                <w:lang w:val="en-US"/>
              </w:rPr>
            </w:pPr>
            <w:r>
              <w:rPr>
                <w:lang w:val="en-US"/>
              </w:rPr>
              <w:t xml:space="preserve">System shall not take more than </w:t>
            </w:r>
            <w:r w:rsidR="00C21582">
              <w:rPr>
                <w:lang w:val="en-US"/>
              </w:rPr>
              <w:t>1 minutes</w:t>
            </w:r>
            <w:r>
              <w:rPr>
                <w:lang w:val="en-US"/>
              </w:rPr>
              <w:t xml:space="preserve"> to reboot</w:t>
            </w:r>
          </w:p>
          <w:p w14:paraId="58138129" w14:textId="77777777" w:rsidR="001E7CBA" w:rsidRDefault="008F24F0" w:rsidP="00A61739">
            <w:pPr>
              <w:pStyle w:val="ListParagraph"/>
              <w:numPr>
                <w:ilvl w:val="0"/>
                <w:numId w:val="17"/>
              </w:numPr>
              <w:rPr>
                <w:lang w:val="en-US"/>
              </w:rPr>
            </w:pPr>
            <w:r>
              <w:rPr>
                <w:lang w:val="en-US"/>
              </w:rPr>
              <w:t xml:space="preserve">System shall not </w:t>
            </w:r>
            <w:r w:rsidR="001E7CBA">
              <w:rPr>
                <w:lang w:val="en-US"/>
              </w:rPr>
              <w:t>require</w:t>
            </w:r>
            <w:r>
              <w:rPr>
                <w:lang w:val="en-US"/>
              </w:rPr>
              <w:t xml:space="preserve"> large memory space</w:t>
            </w:r>
          </w:p>
          <w:p w14:paraId="29B1B331" w14:textId="3723842D" w:rsidR="00C21582" w:rsidRPr="00C21582" w:rsidRDefault="00C21582" w:rsidP="00A61739">
            <w:pPr>
              <w:pStyle w:val="ListParagraph"/>
              <w:numPr>
                <w:ilvl w:val="0"/>
                <w:numId w:val="17"/>
              </w:numPr>
              <w:rPr>
                <w:lang w:val="en-US"/>
              </w:rPr>
            </w:pPr>
            <w:r>
              <w:rPr>
                <w:lang w:val="en-US"/>
              </w:rPr>
              <w:t xml:space="preserve">System shall able to </w:t>
            </w:r>
            <w:r w:rsidR="00F91032">
              <w:rPr>
                <w:lang w:val="en-US"/>
              </w:rPr>
              <w:t>return the prediction result in 2 minutes</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78A703AC" w:rsidR="007E2315" w:rsidRDefault="00436914" w:rsidP="00A61739">
            <w:pPr>
              <w:pStyle w:val="ListParagraph"/>
              <w:numPr>
                <w:ilvl w:val="0"/>
                <w:numId w:val="18"/>
              </w:numPr>
              <w:rPr>
                <w:lang w:val="en-US"/>
              </w:rPr>
            </w:pPr>
            <w:r>
              <w:rPr>
                <w:lang w:val="en-US"/>
              </w:rPr>
              <w:t xml:space="preserve">System shall able to </w:t>
            </w:r>
            <w:r w:rsidR="00F91032">
              <w:rPr>
                <w:lang w:val="en-US"/>
              </w:rPr>
              <w:t>resubmit the answer and did not related to previous answer</w:t>
            </w:r>
          </w:p>
          <w:p w14:paraId="2248AA16" w14:textId="77777777" w:rsidR="00B9153F" w:rsidRDefault="00B9153F" w:rsidP="00A61739">
            <w:pPr>
              <w:pStyle w:val="ListParagraph"/>
              <w:numPr>
                <w:ilvl w:val="0"/>
                <w:numId w:val="18"/>
              </w:numPr>
              <w:rPr>
                <w:lang w:val="en-US"/>
              </w:rPr>
            </w:pPr>
            <w:r>
              <w:rPr>
                <w:lang w:val="en-US"/>
              </w:rPr>
              <w:t>Each function should have brief description</w:t>
            </w:r>
          </w:p>
          <w:p w14:paraId="1A1C2EAD" w14:textId="4F76C1D0" w:rsidR="0043043E" w:rsidRDefault="00436914" w:rsidP="00A61739">
            <w:pPr>
              <w:pStyle w:val="ListParagraph"/>
              <w:numPr>
                <w:ilvl w:val="0"/>
                <w:numId w:val="18"/>
              </w:numPr>
              <w:rPr>
                <w:lang w:val="en-US"/>
              </w:rPr>
            </w:pPr>
            <w:r>
              <w:rPr>
                <w:lang w:val="en-US"/>
              </w:rPr>
              <w:t xml:space="preserve">System should able to suggest the </w:t>
            </w:r>
            <w:r w:rsidR="00F91032">
              <w:rPr>
                <w:lang w:val="en-US"/>
              </w:rPr>
              <w:t>gaming gear</w:t>
            </w:r>
          </w:p>
          <w:p w14:paraId="64668962" w14:textId="043CF18E" w:rsidR="00987E67" w:rsidRPr="00FA4146" w:rsidRDefault="00987E67" w:rsidP="00A61739">
            <w:pPr>
              <w:pStyle w:val="ListParagraph"/>
              <w:numPr>
                <w:ilvl w:val="0"/>
                <w:numId w:val="18"/>
              </w:numPr>
              <w:rPr>
                <w:lang w:val="en-US"/>
              </w:rPr>
            </w:pPr>
            <w:r>
              <w:rPr>
                <w:lang w:val="en-US"/>
              </w:rPr>
              <w:t xml:space="preserve">System should able to promote the </w:t>
            </w:r>
            <w:r w:rsidR="00F91032">
              <w:rPr>
                <w:lang w:val="en-US"/>
              </w:rPr>
              <w:t>gaming gear</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A61739">
            <w:pPr>
              <w:pStyle w:val="ListParagraph"/>
              <w:numPr>
                <w:ilvl w:val="0"/>
                <w:numId w:val="19"/>
              </w:numPr>
              <w:rPr>
                <w:lang w:val="en-US"/>
              </w:rPr>
            </w:pPr>
            <w:r>
              <w:rPr>
                <w:lang w:val="en-US"/>
              </w:rPr>
              <w:t>Mean time to failure of system must more than 1 crash / 10000 use</w:t>
            </w:r>
          </w:p>
          <w:p w14:paraId="0CC82891" w14:textId="3C77E6BC" w:rsidR="0088323F" w:rsidRDefault="00BD3FC7" w:rsidP="00A61739">
            <w:pPr>
              <w:pStyle w:val="ListParagraph"/>
              <w:numPr>
                <w:ilvl w:val="0"/>
                <w:numId w:val="19"/>
              </w:numPr>
              <w:rPr>
                <w:lang w:val="en-US"/>
              </w:rPr>
            </w:pPr>
            <w:r>
              <w:rPr>
                <w:lang w:val="en-US"/>
              </w:rPr>
              <w:t>The system should able to upload the answer continuously</w:t>
            </w:r>
          </w:p>
          <w:p w14:paraId="5E3F324E" w14:textId="5C9A073E" w:rsidR="00BD3FC7" w:rsidRPr="00667F10" w:rsidRDefault="00BD3FC7" w:rsidP="00A61739">
            <w:pPr>
              <w:pStyle w:val="ListParagraph"/>
              <w:numPr>
                <w:ilvl w:val="0"/>
                <w:numId w:val="19"/>
              </w:numPr>
              <w:rPr>
                <w:lang w:val="en-US"/>
              </w:rPr>
            </w:pPr>
            <w:r>
              <w:rPr>
                <w:lang w:val="en-US"/>
              </w:rPr>
              <w:t>The system should available for 24 hours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A61739">
            <w:pPr>
              <w:pStyle w:val="ListParagraph"/>
              <w:numPr>
                <w:ilvl w:val="0"/>
                <w:numId w:val="20"/>
              </w:numPr>
              <w:rPr>
                <w:lang w:val="en-US"/>
              </w:rPr>
            </w:pPr>
            <w:r>
              <w:rPr>
                <w:lang w:val="en-US"/>
              </w:rPr>
              <w:t>System must operate in Android platform</w:t>
            </w:r>
          </w:p>
          <w:p w14:paraId="386F80AE" w14:textId="63AC67B6" w:rsidR="003204F7" w:rsidRPr="003204F7" w:rsidRDefault="003204F7" w:rsidP="00A61739">
            <w:pPr>
              <w:pStyle w:val="ListParagraph"/>
              <w:numPr>
                <w:ilvl w:val="0"/>
                <w:numId w:val="20"/>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5" w:name="_Toc40980920"/>
      <w:bookmarkStart w:id="916" w:name="_Toc53583186"/>
      <w:r>
        <w:t xml:space="preserve">Table </w:t>
      </w:r>
      <w:r w:rsidR="000A382B">
        <w:fldChar w:fldCharType="begin"/>
      </w:r>
      <w:r w:rsidR="000A382B">
        <w:instrText xml:space="preserve"> SEQ Table \* ARABIC </w:instrText>
      </w:r>
      <w:r w:rsidR="000A382B">
        <w:fldChar w:fldCharType="separate"/>
      </w:r>
      <w:r w:rsidR="002646BC">
        <w:rPr>
          <w:noProof/>
        </w:rPr>
        <w:t>13</w:t>
      </w:r>
      <w:r w:rsidR="000A382B">
        <w:rPr>
          <w:noProof/>
        </w:rPr>
        <w:fldChar w:fldCharType="end"/>
      </w:r>
      <w:r>
        <w:t xml:space="preserve"> </w:t>
      </w:r>
      <w:r w:rsidR="006E13C1">
        <w:t>Non-f</w:t>
      </w:r>
      <w:r>
        <w:t>unctional Requirement</w:t>
      </w:r>
      <w:bookmarkEnd w:id="915"/>
      <w:bookmarkEnd w:id="916"/>
    </w:p>
    <w:p w14:paraId="3594C0B7" w14:textId="119D5ABE" w:rsidR="00BB3C53" w:rsidRDefault="00BB3C53" w:rsidP="00A351A0">
      <w:pPr>
        <w:pStyle w:val="Heading3"/>
        <w:tabs>
          <w:tab w:val="left" w:pos="2790"/>
          <w:tab w:val="left" w:pos="3690"/>
        </w:tabs>
        <w:rPr>
          <w:rFonts w:cs="Times New Roman"/>
          <w:lang w:val="en-US"/>
        </w:rPr>
      </w:pPr>
      <w:bookmarkStart w:id="917" w:name="_Toc53839460"/>
      <w:r>
        <w:rPr>
          <w:rFonts w:cs="Times New Roman"/>
          <w:lang w:val="en-US"/>
        </w:rPr>
        <w:t>User requirement</w:t>
      </w:r>
      <w:bookmarkEnd w:id="917"/>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68BA5009" w14:textId="6FCF6468" w:rsidR="00651918" w:rsidRDefault="00A25B41" w:rsidP="00D05FF0">
            <w:r>
              <w:t>App</w:t>
            </w:r>
          </w:p>
          <w:p w14:paraId="42C70531" w14:textId="551EA5C0" w:rsidR="001841F3" w:rsidRDefault="001841F3" w:rsidP="00D05FF0">
            <w:r>
              <w:t>[USR_REQ_01]</w:t>
            </w:r>
          </w:p>
        </w:tc>
        <w:tc>
          <w:tcPr>
            <w:tcW w:w="7131" w:type="dxa"/>
          </w:tcPr>
          <w:p w14:paraId="539B0E9B" w14:textId="1289FEC6" w:rsidR="00651918" w:rsidRDefault="00A25B41" w:rsidP="00A61739">
            <w:pPr>
              <w:pStyle w:val="ListParagraph"/>
              <w:numPr>
                <w:ilvl w:val="0"/>
                <w:numId w:val="21"/>
              </w:numPr>
            </w:pPr>
            <w:r>
              <w:t xml:space="preserve">User need to </w:t>
            </w:r>
            <w:r w:rsidR="0020660B">
              <w:t>answer a sequence of question</w:t>
            </w:r>
            <w:r w:rsidR="001907F1">
              <w:t xml:space="preserve"> [USR_REQ_01_01]</w:t>
            </w:r>
          </w:p>
          <w:p w14:paraId="00C9065E" w14:textId="72083A93" w:rsidR="00651918" w:rsidRDefault="00A25B41" w:rsidP="00A61739">
            <w:pPr>
              <w:pStyle w:val="ListParagraph"/>
              <w:numPr>
                <w:ilvl w:val="0"/>
                <w:numId w:val="21"/>
              </w:numPr>
            </w:pPr>
            <w:r>
              <w:t xml:space="preserve">User need to </w:t>
            </w:r>
            <w:r w:rsidR="00D34C69">
              <w:t xml:space="preserve">get recommendation from </w:t>
            </w:r>
            <w:r>
              <w:t>server</w:t>
            </w:r>
            <w:r w:rsidR="001907F1">
              <w:t xml:space="preserve"> [USR_REQ_01_0</w:t>
            </w:r>
            <w:r w:rsidR="0020660B">
              <w:t>2</w:t>
            </w:r>
            <w:r w:rsidR="001907F1">
              <w:t>]</w:t>
            </w:r>
          </w:p>
          <w:p w14:paraId="3916B252" w14:textId="4A834938" w:rsidR="007E3095" w:rsidRDefault="00A25B41" w:rsidP="00A61739">
            <w:pPr>
              <w:pStyle w:val="ListParagraph"/>
              <w:numPr>
                <w:ilvl w:val="0"/>
                <w:numId w:val="21"/>
              </w:numPr>
            </w:pPr>
            <w:r>
              <w:t>User need to dashboard to display the result</w:t>
            </w:r>
            <w:r w:rsidR="001907F1">
              <w:t xml:space="preserve"> [USR_REQ_01_0</w:t>
            </w:r>
            <w:r w:rsidR="0020660B">
              <w:t>3</w:t>
            </w:r>
            <w:r w:rsidR="001907F1">
              <w:t>]</w:t>
            </w:r>
          </w:p>
          <w:p w14:paraId="681F0FE6" w14:textId="6E0774C0" w:rsidR="00600347" w:rsidRDefault="00600347" w:rsidP="00366536">
            <w:pPr>
              <w:pStyle w:val="ListParagraph"/>
              <w:numPr>
                <w:ilvl w:val="0"/>
                <w:numId w:val="21"/>
              </w:numPr>
            </w:pPr>
            <w:r>
              <w:t xml:space="preserve">User need to </w:t>
            </w:r>
            <w:r w:rsidR="00366536">
              <w:t>see</w:t>
            </w:r>
            <w:r>
              <w:t xml:space="preserve"> the </w:t>
            </w:r>
            <w:r w:rsidR="0020660B">
              <w:t xml:space="preserve">product </w:t>
            </w:r>
            <w:r w:rsidR="00AC3F63">
              <w:t>information [</w:t>
            </w:r>
            <w:r>
              <w:t>USR_REQ_01_0</w:t>
            </w:r>
            <w:r w:rsidR="0020660B">
              <w:t>4</w:t>
            </w:r>
            <w:r>
              <w:t>]</w:t>
            </w:r>
          </w:p>
        </w:tc>
      </w:tr>
      <w:tr w:rsidR="00651918" w14:paraId="376A5AE7" w14:textId="77777777" w:rsidTr="00651918">
        <w:tc>
          <w:tcPr>
            <w:tcW w:w="1885" w:type="dxa"/>
          </w:tcPr>
          <w:p w14:paraId="0D5F876B" w14:textId="3DDB613B" w:rsidR="00651918" w:rsidRDefault="00516625" w:rsidP="00D05FF0">
            <w:r>
              <w:t>Server</w:t>
            </w:r>
          </w:p>
          <w:p w14:paraId="662BEA49" w14:textId="30F8BC38" w:rsidR="001841F3" w:rsidRDefault="001841F3" w:rsidP="00D05FF0">
            <w:r>
              <w:t>[USR_REQ_02]</w:t>
            </w:r>
          </w:p>
        </w:tc>
        <w:tc>
          <w:tcPr>
            <w:tcW w:w="7131" w:type="dxa"/>
          </w:tcPr>
          <w:p w14:paraId="40E68C93" w14:textId="74426B41" w:rsidR="00651918" w:rsidRDefault="007E3095" w:rsidP="00A61739">
            <w:pPr>
              <w:pStyle w:val="ListParagraph"/>
              <w:numPr>
                <w:ilvl w:val="0"/>
                <w:numId w:val="26"/>
              </w:numPr>
            </w:pPr>
            <w:r>
              <w:t xml:space="preserve">User need </w:t>
            </w:r>
            <w:r w:rsidR="00600347">
              <w:t>it available 24 hours nonstop</w:t>
            </w:r>
            <w:r w:rsidR="001907F1">
              <w:t xml:space="preserve"> [USR_REQ_02_01]</w:t>
            </w:r>
          </w:p>
          <w:p w14:paraId="3DC7DCB2" w14:textId="32CDC963" w:rsidR="00902E52" w:rsidRDefault="00600347" w:rsidP="00A61739">
            <w:pPr>
              <w:pStyle w:val="ListParagraph"/>
              <w:numPr>
                <w:ilvl w:val="0"/>
                <w:numId w:val="26"/>
              </w:numPr>
            </w:pPr>
            <w:r>
              <w:t xml:space="preserve">User need it </w:t>
            </w:r>
            <w:r w:rsidR="00516625">
              <w:t>stable for 24 hours [</w:t>
            </w:r>
            <w:r w:rsidR="001907F1">
              <w:t>USR_REQ_02_02]</w:t>
            </w:r>
          </w:p>
        </w:tc>
      </w:tr>
    </w:tbl>
    <w:p w14:paraId="70340F40" w14:textId="10964B2E" w:rsidR="00613C29" w:rsidRPr="00BB3C53" w:rsidRDefault="00613C29" w:rsidP="008667D1">
      <w:pPr>
        <w:pStyle w:val="Caption"/>
        <w:spacing w:line="360" w:lineRule="auto"/>
      </w:pPr>
    </w:p>
    <w:p w14:paraId="7EAC1B06" w14:textId="3D085FE4" w:rsidR="000573F1" w:rsidRPr="00123055" w:rsidRDefault="000573F1" w:rsidP="00A351A0">
      <w:pPr>
        <w:pStyle w:val="Heading3"/>
        <w:tabs>
          <w:tab w:val="left" w:pos="3600"/>
        </w:tabs>
        <w:jc w:val="both"/>
        <w:rPr>
          <w:rFonts w:cs="Times New Roman"/>
          <w:lang w:val="en-US"/>
        </w:rPr>
      </w:pPr>
      <w:bookmarkStart w:id="918" w:name="_Toc53839461"/>
      <w:r w:rsidRPr="00123055">
        <w:rPr>
          <w:rFonts w:cs="Times New Roman"/>
          <w:lang w:val="en-US"/>
        </w:rPr>
        <w:lastRenderedPageBreak/>
        <w:t>Minimum Requirement</w:t>
      </w:r>
      <w:bookmarkEnd w:id="918"/>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A61739">
            <w:pPr>
              <w:pStyle w:val="ListParagraph"/>
              <w:numPr>
                <w:ilvl w:val="0"/>
                <w:numId w:val="5"/>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A61739">
            <w:pPr>
              <w:pStyle w:val="ListParagraph"/>
              <w:numPr>
                <w:ilvl w:val="0"/>
                <w:numId w:val="5"/>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174BCA0D" w14:textId="7BC534BC" w:rsidR="000573F1" w:rsidRPr="00384F65" w:rsidRDefault="000573F1" w:rsidP="00A61739">
            <w:pPr>
              <w:pStyle w:val="ListParagraph"/>
              <w:numPr>
                <w:ilvl w:val="0"/>
                <w:numId w:val="6"/>
              </w:numPr>
              <w:rPr>
                <w:rFonts w:cs="Times New Roman"/>
                <w:szCs w:val="24"/>
                <w:lang w:val="en-US"/>
              </w:rPr>
            </w:pPr>
            <w:r w:rsidRPr="00123055">
              <w:rPr>
                <w:rFonts w:cs="Times New Roman"/>
                <w:szCs w:val="24"/>
                <w:lang w:val="en-US"/>
              </w:rPr>
              <w:t>Windows 7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1139A3E4" w14:textId="77777777" w:rsidR="000573F1" w:rsidRDefault="00384F65" w:rsidP="00A61739">
            <w:pPr>
              <w:pStyle w:val="ListParagraph"/>
              <w:numPr>
                <w:ilvl w:val="0"/>
                <w:numId w:val="7"/>
              </w:numPr>
              <w:rPr>
                <w:rFonts w:cs="Times New Roman"/>
                <w:szCs w:val="24"/>
                <w:lang w:val="en-US"/>
              </w:rPr>
            </w:pPr>
            <w:r>
              <w:rPr>
                <w:rFonts w:cs="Times New Roman"/>
                <w:szCs w:val="24"/>
                <w:lang w:val="en-US"/>
              </w:rPr>
              <w:t>Dart 2.10.1 or above</w:t>
            </w:r>
          </w:p>
          <w:p w14:paraId="3F63D19E" w14:textId="3922DA48" w:rsidR="00384F65" w:rsidRPr="00123055" w:rsidRDefault="004B1FFB" w:rsidP="00A61739">
            <w:pPr>
              <w:pStyle w:val="ListParagraph"/>
              <w:numPr>
                <w:ilvl w:val="0"/>
                <w:numId w:val="7"/>
              </w:numPr>
              <w:rPr>
                <w:rFonts w:cs="Times New Roman"/>
                <w:szCs w:val="24"/>
                <w:lang w:val="en-US"/>
              </w:rPr>
            </w:pPr>
            <w:r>
              <w:rPr>
                <w:rFonts w:cs="Times New Roman"/>
                <w:szCs w:val="24"/>
                <w:lang w:val="en-US"/>
              </w:rPr>
              <w:t>Flutter 1.22.1 or above</w:t>
            </w:r>
          </w:p>
        </w:tc>
      </w:tr>
    </w:tbl>
    <w:p w14:paraId="3AAEEF3C" w14:textId="42B4F848" w:rsidR="00E60049" w:rsidRPr="00123055" w:rsidRDefault="00E02573" w:rsidP="00D05FF0">
      <w:pPr>
        <w:pStyle w:val="Heading2"/>
        <w:rPr>
          <w:rFonts w:cs="Times New Roman"/>
          <w:szCs w:val="24"/>
          <w:lang w:val="en-US"/>
        </w:rPr>
      </w:pPr>
      <w:bookmarkStart w:id="919" w:name="_Toc53839462"/>
      <w:r w:rsidRPr="00123055">
        <w:rPr>
          <w:rFonts w:cs="Times New Roman"/>
          <w:szCs w:val="24"/>
          <w:lang w:val="en-US"/>
        </w:rPr>
        <w:lastRenderedPageBreak/>
        <w:t>SOFTWARE DESIGN</w:t>
      </w:r>
      <w:bookmarkEnd w:id="919"/>
    </w:p>
    <w:p w14:paraId="013B1FDB" w14:textId="75899815" w:rsidR="00E60049" w:rsidRDefault="00E60049" w:rsidP="00341110">
      <w:pPr>
        <w:pStyle w:val="Heading3"/>
        <w:rPr>
          <w:rFonts w:cs="Times New Roman"/>
          <w:lang w:val="en-US"/>
        </w:rPr>
      </w:pPr>
      <w:bookmarkStart w:id="920" w:name="_Toc53839463"/>
      <w:r w:rsidRPr="00123055">
        <w:rPr>
          <w:rFonts w:cs="Times New Roman"/>
          <w:lang w:val="en-US"/>
        </w:rPr>
        <w:t>Framework</w:t>
      </w:r>
      <w:bookmarkEnd w:id="920"/>
    </w:p>
    <w:p w14:paraId="0F3057ED" w14:textId="7A51456E" w:rsidR="0020660B" w:rsidRPr="0020660B" w:rsidRDefault="008F2789" w:rsidP="006814FC">
      <w:pPr>
        <w:pStyle w:val="Heading4"/>
        <w:ind w:left="720" w:hanging="720"/>
      </w:pPr>
      <w:r>
        <w:t>High System work flow</w:t>
      </w:r>
    </w:p>
    <w:p w14:paraId="7F3699F3" w14:textId="27BE7DF7" w:rsidR="002C7D03" w:rsidRPr="0020660B" w:rsidRDefault="0020660B" w:rsidP="00D05FF0">
      <w:pPr>
        <w:keepNext/>
        <w:rPr>
          <w:b/>
          <w:bCs/>
        </w:rPr>
      </w:pPr>
      <w:r>
        <w:rPr>
          <w:b/>
          <w:bCs/>
          <w:noProof/>
        </w:rPr>
        <w:drawing>
          <wp:inline distT="0" distB="0" distL="0" distR="0" wp14:anchorId="0A839E4C" wp14:editId="65F495AE">
            <wp:extent cx="5731510" cy="5558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58155"/>
                    </a:xfrm>
                    <a:prstGeom prst="rect">
                      <a:avLst/>
                    </a:prstGeom>
                    <a:noFill/>
                    <a:ln>
                      <a:noFill/>
                    </a:ln>
                  </pic:spPr>
                </pic:pic>
              </a:graphicData>
            </a:graphic>
          </wp:inline>
        </w:drawing>
      </w:r>
    </w:p>
    <w:p w14:paraId="75C71D40" w14:textId="12CEC109" w:rsidR="003F1537" w:rsidRDefault="003F1537" w:rsidP="009F0D8A">
      <w:pPr>
        <w:keepNext/>
        <w:rPr>
          <w:rFonts w:cs="Times New Roman"/>
          <w:szCs w:val="24"/>
        </w:rPr>
      </w:pPr>
      <w:r w:rsidRPr="003F1537">
        <w:t xml:space="preserve">The proposed method is a mobile app which able to </w:t>
      </w:r>
      <w:r w:rsidR="00DD6FC5">
        <w:t>suggest a gaming gear for customer</w:t>
      </w:r>
      <w:r w:rsidRPr="003F1537">
        <w:t xml:space="preserve">. The user will open an app </w:t>
      </w:r>
      <w:r w:rsidR="00DD6FC5">
        <w:t>to answer a sequence of question a</w:t>
      </w:r>
      <w:r w:rsidRPr="003F1537">
        <w:t xml:space="preserve">nd upload to the webserver through REST API (Flask). Then the server will implement python script to forward the </w:t>
      </w:r>
      <w:r w:rsidR="00DD6FC5">
        <w:t>input</w:t>
      </w:r>
      <w:r w:rsidRPr="003F1537">
        <w:t xml:space="preserve"> to the </w:t>
      </w:r>
      <w:r w:rsidR="00DD6FC5">
        <w:t>Machine Learning API</w:t>
      </w:r>
      <w:r w:rsidRPr="003F1537">
        <w:t xml:space="preserve"> to perform prediction process. After that, the </w:t>
      </w:r>
      <w:r w:rsidR="00DD6FC5">
        <w:t>Machine Learning</w:t>
      </w:r>
      <w:r w:rsidRPr="003F1537">
        <w:t xml:space="preserve"> API will return the highest possible result to the server and forward to the app. At the end, the app will display the </w:t>
      </w:r>
      <w:r w:rsidR="00DD6FC5">
        <w:t>gaming gear</w:t>
      </w:r>
      <w:r w:rsidRPr="003F1537">
        <w:t xml:space="preserve"> in dashboard.</w:t>
      </w:r>
      <w:r>
        <w:rPr>
          <w:rFonts w:cs="Times New Roman"/>
          <w:szCs w:val="24"/>
        </w:rPr>
        <w:br w:type="page"/>
      </w:r>
    </w:p>
    <w:p w14:paraId="6E59D523" w14:textId="2A8995B6" w:rsidR="00E60049" w:rsidRDefault="00E60049" w:rsidP="00341110">
      <w:pPr>
        <w:pStyle w:val="Heading3"/>
        <w:rPr>
          <w:rFonts w:cs="Times New Roman"/>
          <w:lang w:val="en-US"/>
        </w:rPr>
      </w:pPr>
      <w:bookmarkStart w:id="921" w:name="_Toc53839464"/>
      <w:r w:rsidRPr="00123055">
        <w:rPr>
          <w:rFonts w:cs="Times New Roman"/>
          <w:lang w:val="en-US"/>
        </w:rPr>
        <w:lastRenderedPageBreak/>
        <w:t>Architecture</w:t>
      </w:r>
      <w:bookmarkEnd w:id="921"/>
    </w:p>
    <w:p w14:paraId="6816E30C" w14:textId="77777777" w:rsidR="008F2789" w:rsidRPr="008F2789" w:rsidRDefault="008F2789" w:rsidP="00D05FF0">
      <w:pPr>
        <w:rPr>
          <w:lang w:val="en-US"/>
        </w:rPr>
      </w:pPr>
    </w:p>
    <w:p w14:paraId="0B1BC73B" w14:textId="6E9FE2F7" w:rsidR="00EF6A6E" w:rsidRPr="00EF6A6E" w:rsidRDefault="003D0DA2" w:rsidP="00341110">
      <w:pPr>
        <w:pStyle w:val="Heading4"/>
        <w:tabs>
          <w:tab w:val="left" w:pos="1350"/>
          <w:tab w:val="left" w:pos="2520"/>
        </w:tabs>
        <w:ind w:left="810" w:hanging="810"/>
        <w:rPr>
          <w:rFonts w:cs="Times New Roman"/>
          <w:szCs w:val="24"/>
          <w:lang w:val="en-US"/>
        </w:rPr>
      </w:pPr>
      <w:r w:rsidRPr="00123055">
        <w:rPr>
          <w:rFonts w:cs="Times New Roman"/>
          <w:szCs w:val="24"/>
          <w:lang w:val="en-US"/>
        </w:rPr>
        <w:t>Use Case Diagram</w:t>
      </w:r>
    </w:p>
    <w:p w14:paraId="4FBF4276" w14:textId="3CE2490D" w:rsidR="00266710" w:rsidDel="00025E4E" w:rsidRDefault="00EF6A6E" w:rsidP="00D05FF0">
      <w:pPr>
        <w:keepNext/>
        <w:rPr>
          <w:del w:id="922" w:author="Zhong MIng Tan" w:date="2020-10-17T14:39:00Z"/>
        </w:rPr>
      </w:pPr>
      <w:del w:id="923" w:author="Zhong MIng Tan" w:date="2020-10-17T14:39:00Z">
        <w:r w:rsidDel="00025E4E">
          <w:rPr>
            <w:noProof/>
            <w:lang w:val="en-US"/>
          </w:rPr>
          <w:drawing>
            <wp:inline distT="0" distB="0" distL="0" distR="0" wp14:anchorId="2A616195" wp14:editId="5A06F036">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del>
      <w:ins w:id="924" w:author="Zhong MIng Tan" w:date="2020-10-17T14:39:00Z">
        <w:r w:rsidR="00025E4E">
          <w:rPr>
            <w:noProof/>
          </w:rPr>
          <w:drawing>
            <wp:inline distT="0" distB="0" distL="0" distR="0" wp14:anchorId="1780F384" wp14:editId="5CF1A20A">
              <wp:extent cx="5729605" cy="33058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3305810"/>
                      </a:xfrm>
                      <a:prstGeom prst="rect">
                        <a:avLst/>
                      </a:prstGeom>
                      <a:noFill/>
                      <a:ln>
                        <a:noFill/>
                      </a:ln>
                    </pic:spPr>
                  </pic:pic>
                </a:graphicData>
              </a:graphic>
            </wp:inline>
          </w:drawing>
        </w:r>
      </w:ins>
    </w:p>
    <w:p w14:paraId="64AB67E0" w14:textId="727D2A36" w:rsidR="00325F71" w:rsidDel="00025E4E" w:rsidRDefault="00266710" w:rsidP="00D05FF0">
      <w:pPr>
        <w:pStyle w:val="Caption"/>
        <w:spacing w:line="360" w:lineRule="auto"/>
        <w:jc w:val="center"/>
        <w:rPr>
          <w:del w:id="925" w:author="Zhong MIng Tan" w:date="2020-10-17T14:39:00Z"/>
          <w:lang w:val="en-US"/>
        </w:rPr>
      </w:pPr>
      <w:bookmarkStart w:id="926" w:name="_Toc40980851"/>
      <w:del w:id="927" w:author="Zhong MIng Tan" w:date="2020-10-17T14:39:00Z">
        <w:r w:rsidDel="00025E4E">
          <w:delText xml:space="preserve">Figure </w:delText>
        </w:r>
        <w:r w:rsidR="000A382B" w:rsidDel="00025E4E">
          <w:fldChar w:fldCharType="begin"/>
        </w:r>
        <w:r w:rsidR="000A382B" w:rsidDel="00025E4E">
          <w:delInstrText xml:space="preserve"> STYLEREF 1 \s </w:delInstrText>
        </w:r>
        <w:r w:rsidR="000A382B" w:rsidDel="00025E4E">
          <w:fldChar w:fldCharType="separate"/>
        </w:r>
        <w:r w:rsidR="004D7670" w:rsidDel="00025E4E">
          <w:rPr>
            <w:noProof/>
          </w:rPr>
          <w:delText>3</w:delText>
        </w:r>
        <w:r w:rsidR="000A382B" w:rsidDel="00025E4E">
          <w:rPr>
            <w:noProof/>
          </w:rPr>
          <w:fldChar w:fldCharType="end"/>
        </w:r>
        <w:r w:rsidR="004D7670" w:rsidDel="00025E4E">
          <w:delText>.</w:delText>
        </w:r>
        <w:r w:rsidR="000A382B" w:rsidDel="00025E4E">
          <w:fldChar w:fldCharType="begin"/>
        </w:r>
        <w:r w:rsidR="000A382B" w:rsidDel="00025E4E">
          <w:delInstrText xml:space="preserve"> SEQ Figure \* ARABIC \s 1 </w:delInstrText>
        </w:r>
        <w:r w:rsidR="000A382B" w:rsidDel="00025E4E">
          <w:fldChar w:fldCharType="separate"/>
        </w:r>
        <w:r w:rsidR="004D7670" w:rsidDel="00025E4E">
          <w:rPr>
            <w:noProof/>
          </w:rPr>
          <w:delText>6</w:delText>
        </w:r>
        <w:r w:rsidR="000A382B" w:rsidDel="00025E4E">
          <w:rPr>
            <w:noProof/>
          </w:rPr>
          <w:fldChar w:fldCharType="end"/>
        </w:r>
        <w:r w:rsidDel="00025E4E">
          <w:delText xml:space="preserve"> Use Case Diagram</w:delText>
        </w:r>
        <w:bookmarkEnd w:id="926"/>
      </w:del>
    </w:p>
    <w:p w14:paraId="62DFCF93" w14:textId="77777777" w:rsidR="00325F71" w:rsidRDefault="00325F71" w:rsidP="00025E4E">
      <w:pPr>
        <w:keepNext/>
        <w:rPr>
          <w:lang w:val="en-US"/>
        </w:rPr>
        <w:pPrChange w:id="928" w:author="Zhong MIng Tan" w:date="2020-10-17T14:39:00Z">
          <w:pPr/>
        </w:pPrChange>
      </w:pPr>
      <w:r>
        <w:rPr>
          <w:lang w:val="en-US"/>
        </w:rPr>
        <w:br w:type="page"/>
      </w:r>
    </w:p>
    <w:p w14:paraId="2EEEEB3E" w14:textId="06D302F6" w:rsidR="00E37F7F" w:rsidRDefault="003D0DA2" w:rsidP="000F6330">
      <w:pPr>
        <w:pStyle w:val="Heading4"/>
        <w:rPr>
          <w:lang w:val="en-US"/>
        </w:rPr>
      </w:pPr>
      <w:r w:rsidRPr="00123055">
        <w:rPr>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48E1CD8A" w:rsidR="00EF6A6E" w:rsidRDefault="00B36CD5" w:rsidP="00D05FF0">
            <w:pPr>
              <w:rPr>
                <w:lang w:val="en-US"/>
              </w:rPr>
            </w:pPr>
            <w:r>
              <w:rPr>
                <w:lang w:val="en-US"/>
              </w:rPr>
              <w:t>Display product information</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5957882" w:rsidR="00AB29B5" w:rsidRDefault="008E3062" w:rsidP="00D05FF0">
            <w:pPr>
              <w:rPr>
                <w:lang w:val="en-US"/>
              </w:rPr>
            </w:pPr>
            <w:r>
              <w:rPr>
                <w:lang w:val="en-US"/>
              </w:rPr>
              <w:t>User looking the product information</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0CE6965F" w:rsidR="00EF6A6E" w:rsidRDefault="00B36CD5" w:rsidP="00D05FF0">
            <w:pPr>
              <w:rPr>
                <w:lang w:val="en-US"/>
              </w:rPr>
            </w:pPr>
            <w:r>
              <w:rPr>
                <w:lang w:val="en-US"/>
              </w:rPr>
              <w:t>User pressed the product item</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0220CBD9" w:rsidR="007E3181" w:rsidRPr="00AB29B5" w:rsidRDefault="00AB29B5" w:rsidP="007E3181">
            <w:pPr>
              <w:pStyle w:val="ListParagraph"/>
              <w:numPr>
                <w:ilvl w:val="0"/>
                <w:numId w:val="11"/>
              </w:numPr>
              <w:rPr>
                <w:lang w:val="en-US"/>
              </w:rPr>
            </w:pPr>
            <w:r>
              <w:rPr>
                <w:lang w:val="en-US"/>
              </w:rPr>
              <w:t xml:space="preserve"> </w:t>
            </w:r>
            <w:r w:rsidR="007E3181">
              <w:rPr>
                <w:lang w:val="en-US"/>
              </w:rPr>
              <w:t xml:space="preserve">Select item from product list </w:t>
            </w:r>
            <w:r w:rsidR="002B4B8D" w:rsidRPr="002B4B8D">
              <w:rPr>
                <w:b/>
                <w:bCs/>
                <w:lang w:val="en-US"/>
              </w:rPr>
              <w:t>[SRS_REQ_01_01]</w:t>
            </w:r>
          </w:p>
          <w:p w14:paraId="38AEE06E" w14:textId="4DA92314" w:rsidR="00A427A0" w:rsidRDefault="007E3181" w:rsidP="00A61739">
            <w:pPr>
              <w:pStyle w:val="ListParagraph"/>
              <w:numPr>
                <w:ilvl w:val="0"/>
                <w:numId w:val="11"/>
              </w:numPr>
              <w:rPr>
                <w:lang w:val="en-US"/>
              </w:rPr>
            </w:pPr>
            <w:r>
              <w:rPr>
                <w:lang w:val="en-US"/>
              </w:rPr>
              <w:t xml:space="preserve"> System process [E1]</w:t>
            </w:r>
          </w:p>
          <w:p w14:paraId="74359FD1" w14:textId="3F38E7DF" w:rsidR="007E3181" w:rsidRDefault="007E3181" w:rsidP="00A61739">
            <w:pPr>
              <w:pStyle w:val="ListParagraph"/>
              <w:numPr>
                <w:ilvl w:val="0"/>
                <w:numId w:val="11"/>
              </w:numPr>
              <w:rPr>
                <w:lang w:val="en-US"/>
              </w:rPr>
            </w:pPr>
            <w:r>
              <w:rPr>
                <w:lang w:val="en-US"/>
              </w:rPr>
              <w:t xml:space="preserve"> Display menu</w:t>
            </w:r>
            <w:r w:rsidR="002B4B8D">
              <w:rPr>
                <w:lang w:val="en-US"/>
              </w:rPr>
              <w:t xml:space="preserve"> </w:t>
            </w:r>
            <w:r w:rsidR="00A03979">
              <w:rPr>
                <w:lang w:val="en-US"/>
              </w:rPr>
              <w:t xml:space="preserve">[A1] </w:t>
            </w:r>
            <w:r w:rsidR="002B4B8D" w:rsidRPr="002B4B8D">
              <w:rPr>
                <w:b/>
                <w:bCs/>
                <w:lang w:val="en-US"/>
              </w:rPr>
              <w:t>[SRS_REQ_01_0</w:t>
            </w:r>
            <w:r w:rsidR="002B4B8D">
              <w:rPr>
                <w:b/>
                <w:bCs/>
                <w:lang w:val="en-US"/>
              </w:rPr>
              <w:t>2</w:t>
            </w:r>
            <w:r w:rsidR="002B4B8D" w:rsidRPr="002B4B8D">
              <w:rPr>
                <w:b/>
                <w:bCs/>
                <w:lang w:val="en-US"/>
              </w:rPr>
              <w:t>]</w:t>
            </w:r>
          </w:p>
          <w:p w14:paraId="004393E5" w14:textId="07CBF719" w:rsidR="007E3181" w:rsidRPr="00AB29B5" w:rsidRDefault="007E3181" w:rsidP="00A61739">
            <w:pPr>
              <w:pStyle w:val="ListParagraph"/>
              <w:numPr>
                <w:ilvl w:val="0"/>
                <w:numId w:val="11"/>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7C575079" w14:textId="28133891" w:rsidR="004C3FB1" w:rsidRPr="004C3FB1" w:rsidRDefault="00B36CD5" w:rsidP="00A61739">
            <w:pPr>
              <w:pStyle w:val="ListParagraph"/>
              <w:numPr>
                <w:ilvl w:val="0"/>
                <w:numId w:val="12"/>
              </w:numPr>
              <w:rPr>
                <w:lang w:val="en-US"/>
              </w:rPr>
            </w:pPr>
            <w:r>
              <w:rPr>
                <w:lang w:val="en-US"/>
              </w:rPr>
              <w:t>Home page</w:t>
            </w:r>
            <w:r w:rsidR="002B4B8D">
              <w:rPr>
                <w:lang w:val="en-US"/>
              </w:rPr>
              <w:t xml:space="preserve"> </w:t>
            </w:r>
            <w:r w:rsidR="002B4B8D" w:rsidRPr="002B4B8D">
              <w:rPr>
                <w:b/>
                <w:bCs/>
                <w:lang w:val="en-US"/>
              </w:rPr>
              <w:t>[SRS_REQ_01_0</w:t>
            </w:r>
            <w:r w:rsidR="002B4B8D">
              <w:rPr>
                <w:b/>
                <w:bCs/>
                <w:lang w:val="en-US"/>
              </w:rPr>
              <w:t>3</w:t>
            </w:r>
            <w:r w:rsidR="002B4B8D" w:rsidRPr="002B4B8D">
              <w:rPr>
                <w:b/>
                <w:bCs/>
                <w:lang w:val="en-US"/>
              </w:rPr>
              <w:t>]</w:t>
            </w:r>
          </w:p>
          <w:p w14:paraId="5D33D04C" w14:textId="56F42658" w:rsidR="004C3FB1" w:rsidRDefault="004C3FB1" w:rsidP="00A61739">
            <w:pPr>
              <w:pStyle w:val="ListParagraph"/>
              <w:numPr>
                <w:ilvl w:val="1"/>
                <w:numId w:val="12"/>
              </w:numPr>
              <w:rPr>
                <w:lang w:val="en-US"/>
              </w:rPr>
            </w:pPr>
            <w:r>
              <w:rPr>
                <w:lang w:val="en-US"/>
              </w:rPr>
              <w:t>Press &lt;</w:t>
            </w:r>
            <w:r w:rsidR="00B36CD5">
              <w:rPr>
                <w:lang w:val="en-US"/>
              </w:rPr>
              <w:t>Home page</w:t>
            </w:r>
            <w:r>
              <w:rPr>
                <w:lang w:val="en-US"/>
              </w:rPr>
              <w:t>&gt; button</w:t>
            </w:r>
            <w:r w:rsidR="00BE1756">
              <w:rPr>
                <w:lang w:val="en-US"/>
              </w:rPr>
              <w:t xml:space="preserve"> </w:t>
            </w:r>
          </w:p>
          <w:p w14:paraId="667A86A7" w14:textId="77777777" w:rsidR="004C3FB1" w:rsidRDefault="004C3FB1" w:rsidP="00A61739">
            <w:pPr>
              <w:pStyle w:val="ListParagraph"/>
              <w:numPr>
                <w:ilvl w:val="1"/>
                <w:numId w:val="12"/>
              </w:numPr>
              <w:rPr>
                <w:lang w:val="en-US"/>
              </w:rPr>
            </w:pPr>
            <w:r>
              <w:rPr>
                <w:lang w:val="en-US"/>
              </w:rPr>
              <w:t>System process</w:t>
            </w:r>
          </w:p>
          <w:p w14:paraId="5D4F5DB8" w14:textId="1BD53C1C" w:rsidR="004C3FB1" w:rsidRPr="00325F71" w:rsidRDefault="004C3FB1" w:rsidP="00A61739">
            <w:pPr>
              <w:pStyle w:val="ListParagraph"/>
              <w:numPr>
                <w:ilvl w:val="1"/>
                <w:numId w:val="12"/>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5C7A4389" w:rsidR="00EF6A6E" w:rsidRDefault="00DC4705" w:rsidP="00A61739">
            <w:pPr>
              <w:pStyle w:val="ListParagraph"/>
              <w:numPr>
                <w:ilvl w:val="0"/>
                <w:numId w:val="13"/>
              </w:numPr>
              <w:rPr>
                <w:lang w:val="en-US"/>
              </w:rPr>
            </w:pPr>
            <w:r>
              <w:rPr>
                <w:lang w:val="en-US"/>
              </w:rPr>
              <w:t xml:space="preserve">Invalid </w:t>
            </w:r>
            <w:r w:rsidR="00A14BEB">
              <w:rPr>
                <w:lang w:val="en-US"/>
              </w:rPr>
              <w:t>image</w:t>
            </w:r>
            <w:r w:rsidR="002B4B8D">
              <w:rPr>
                <w:lang w:val="en-US"/>
              </w:rPr>
              <w:t xml:space="preserve"> </w:t>
            </w:r>
          </w:p>
          <w:p w14:paraId="3EA00076" w14:textId="463D4450" w:rsidR="00DC4705" w:rsidRPr="00DC4705" w:rsidRDefault="00DC4705" w:rsidP="00A61739">
            <w:pPr>
              <w:pStyle w:val="ListParagraph"/>
              <w:numPr>
                <w:ilvl w:val="1"/>
                <w:numId w:val="13"/>
              </w:numPr>
              <w:rPr>
                <w:lang w:val="en-US"/>
              </w:rPr>
            </w:pPr>
            <w:r>
              <w:rPr>
                <w:lang w:val="en-US"/>
              </w:rPr>
              <w:t xml:space="preserve">Display error </w:t>
            </w:r>
            <w:r w:rsidR="007B2058">
              <w:rPr>
                <w:lang w:val="en-US"/>
              </w:rPr>
              <w:t>message</w:t>
            </w:r>
            <w:r w:rsidR="007B2058" w:rsidRPr="002B4B8D">
              <w:rPr>
                <w:b/>
                <w:bCs/>
                <w:lang w:val="en-US"/>
              </w:rPr>
              <w:t xml:space="preserve"> [</w:t>
            </w:r>
            <w:r w:rsidR="002B4B8D" w:rsidRPr="002B4B8D">
              <w:rPr>
                <w:b/>
                <w:bCs/>
                <w:lang w:val="en-US"/>
              </w:rPr>
              <w:t>SRS_REQ_01_0</w:t>
            </w:r>
            <w:r w:rsidR="002B4B8D">
              <w:rPr>
                <w:b/>
                <w:bCs/>
                <w:lang w:val="en-US"/>
              </w:rPr>
              <w:t>4</w:t>
            </w:r>
            <w:r w:rsidR="002B4B8D" w:rsidRPr="002B4B8D">
              <w:rPr>
                <w:b/>
                <w:bCs/>
                <w:lang w:val="en-US"/>
              </w:rPr>
              <w:t>]</w:t>
            </w:r>
          </w:p>
          <w:p w14:paraId="3E61DF68" w14:textId="77777777" w:rsidR="00DC4705" w:rsidRDefault="00DC4705" w:rsidP="00A61739">
            <w:pPr>
              <w:pStyle w:val="ListParagraph"/>
              <w:numPr>
                <w:ilvl w:val="1"/>
                <w:numId w:val="13"/>
              </w:numPr>
              <w:rPr>
                <w:lang w:val="en-US"/>
              </w:rPr>
            </w:pPr>
            <w:r>
              <w:rPr>
                <w:lang w:val="en-US"/>
              </w:rPr>
              <w:t>Proceed B1</w:t>
            </w:r>
          </w:p>
          <w:p w14:paraId="36DAC343" w14:textId="4923820D" w:rsidR="00DC4705" w:rsidRPr="00DC4705" w:rsidRDefault="00DC4705" w:rsidP="00A61739">
            <w:pPr>
              <w:pStyle w:val="ListParagraph"/>
              <w:numPr>
                <w:ilvl w:val="1"/>
                <w:numId w:val="13"/>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7B024477" w:rsidR="00E62066" w:rsidRDefault="00B36CD5" w:rsidP="00D05FF0">
            <w:pPr>
              <w:rPr>
                <w:lang w:val="en-US"/>
              </w:rPr>
            </w:pPr>
            <w:r>
              <w:rPr>
                <w:lang w:val="en-US"/>
              </w:rPr>
              <w:t>Get recommendation</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148BF79F" w:rsidR="00E62066" w:rsidRDefault="00B36CD5" w:rsidP="00D05FF0">
            <w:pPr>
              <w:rPr>
                <w:lang w:val="en-US"/>
              </w:rPr>
            </w:pPr>
            <w:r>
              <w:rPr>
                <w:lang w:val="en-US"/>
              </w:rPr>
              <w:t xml:space="preserve">User ask for a recommendation for </w:t>
            </w:r>
            <w:r w:rsidR="008E3062">
              <w:rPr>
                <w:lang w:val="en-US"/>
              </w:rPr>
              <w:t>gaming gear</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16CC1F75" w:rsidR="00E62066" w:rsidRDefault="008E3062" w:rsidP="00D05FF0">
            <w:pPr>
              <w:rPr>
                <w:lang w:val="en-US"/>
              </w:rPr>
            </w:pPr>
            <w:r>
              <w:rPr>
                <w:lang w:val="en-US"/>
              </w:rPr>
              <w:t>Display Menu</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337BC3CD" w14:textId="1D60C92B" w:rsidR="007B1A64" w:rsidRDefault="008E3062" w:rsidP="00A61739">
            <w:pPr>
              <w:pStyle w:val="ListParagraph"/>
              <w:numPr>
                <w:ilvl w:val="0"/>
                <w:numId w:val="14"/>
              </w:numPr>
              <w:rPr>
                <w:lang w:val="en-US"/>
              </w:rPr>
            </w:pPr>
            <w:r>
              <w:rPr>
                <w:lang w:val="en-US"/>
              </w:rPr>
              <w:t>Select &lt;Get Recommendation&gt;</w:t>
            </w:r>
            <w:r w:rsidR="00E5574C">
              <w:rPr>
                <w:lang w:val="en-US"/>
              </w:rPr>
              <w:t xml:space="preserve"> [A1] [A2]</w:t>
            </w:r>
            <w:r w:rsidR="002B4B8D">
              <w:rPr>
                <w:lang w:val="en-US"/>
              </w:rPr>
              <w:t xml:space="preserve"> </w:t>
            </w:r>
            <w:r w:rsidR="002B4B8D" w:rsidRPr="002B4B8D">
              <w:rPr>
                <w:b/>
                <w:bCs/>
                <w:lang w:val="en-US"/>
              </w:rPr>
              <w:t>[SRS_REQ_0</w:t>
            </w:r>
            <w:r w:rsidR="002B4B8D">
              <w:rPr>
                <w:b/>
                <w:bCs/>
                <w:lang w:val="en-US"/>
              </w:rPr>
              <w:t>2</w:t>
            </w:r>
            <w:r w:rsidR="002B4B8D" w:rsidRPr="002B4B8D">
              <w:rPr>
                <w:b/>
                <w:bCs/>
                <w:lang w:val="en-US"/>
              </w:rPr>
              <w:t>_0</w:t>
            </w:r>
            <w:r w:rsidR="002B4B8D">
              <w:rPr>
                <w:b/>
                <w:bCs/>
                <w:lang w:val="en-US"/>
              </w:rPr>
              <w:t>1</w:t>
            </w:r>
            <w:r w:rsidR="002B4B8D" w:rsidRPr="002B4B8D">
              <w:rPr>
                <w:b/>
                <w:bCs/>
                <w:lang w:val="en-US"/>
              </w:rPr>
              <w:t>]</w:t>
            </w:r>
          </w:p>
          <w:p w14:paraId="01DEBE4A" w14:textId="69BA6D8C" w:rsidR="008E3062" w:rsidRDefault="008E3062" w:rsidP="00A61739">
            <w:pPr>
              <w:pStyle w:val="ListParagraph"/>
              <w:numPr>
                <w:ilvl w:val="0"/>
                <w:numId w:val="14"/>
              </w:numPr>
              <w:rPr>
                <w:lang w:val="en-US"/>
              </w:rPr>
            </w:pPr>
            <w:r>
              <w:rPr>
                <w:lang w:val="en-US"/>
              </w:rPr>
              <w:t>System process</w:t>
            </w:r>
          </w:p>
          <w:p w14:paraId="23289BFC" w14:textId="4A7D046E" w:rsidR="008E3062" w:rsidRDefault="00B71B0B" w:rsidP="00A61739">
            <w:pPr>
              <w:pStyle w:val="ListParagraph"/>
              <w:numPr>
                <w:ilvl w:val="0"/>
                <w:numId w:val="14"/>
              </w:numPr>
              <w:rPr>
                <w:lang w:val="en-US"/>
              </w:rPr>
            </w:pPr>
            <w:r>
              <w:rPr>
                <w:lang w:val="en-US"/>
              </w:rPr>
              <w:t>Display Menu</w:t>
            </w:r>
            <w:r w:rsidR="008C79B6">
              <w:rPr>
                <w:lang w:val="en-US"/>
              </w:rPr>
              <w:t xml:space="preserve"> [A3]</w:t>
            </w:r>
            <w:r w:rsidR="002B4B8D">
              <w:rPr>
                <w:lang w:val="en-US"/>
              </w:rPr>
              <w:t xml:space="preserve"> </w:t>
            </w:r>
            <w:r w:rsidR="002B4B8D" w:rsidRPr="002B4B8D">
              <w:rPr>
                <w:b/>
                <w:bCs/>
                <w:lang w:val="en-US"/>
              </w:rPr>
              <w:t>[SRS_REQ_0</w:t>
            </w:r>
            <w:r w:rsidR="002B4B8D">
              <w:rPr>
                <w:b/>
                <w:bCs/>
                <w:lang w:val="en-US"/>
              </w:rPr>
              <w:t>2</w:t>
            </w:r>
            <w:r w:rsidR="002B4B8D" w:rsidRPr="002B4B8D">
              <w:rPr>
                <w:b/>
                <w:bCs/>
                <w:lang w:val="en-US"/>
              </w:rPr>
              <w:t>_0</w:t>
            </w:r>
            <w:r w:rsidR="002B4B8D">
              <w:rPr>
                <w:b/>
                <w:bCs/>
                <w:lang w:val="en-US"/>
              </w:rPr>
              <w:t>2</w:t>
            </w:r>
            <w:r w:rsidR="002B4B8D" w:rsidRPr="002B4B8D">
              <w:rPr>
                <w:b/>
                <w:bCs/>
                <w:lang w:val="en-US"/>
              </w:rPr>
              <w:t>]</w:t>
            </w:r>
          </w:p>
          <w:p w14:paraId="48EEDF3B" w14:textId="199F0889" w:rsidR="00B71B0B" w:rsidRDefault="00B71B0B" w:rsidP="00A61739">
            <w:pPr>
              <w:pStyle w:val="ListParagraph"/>
              <w:numPr>
                <w:ilvl w:val="0"/>
                <w:numId w:val="14"/>
              </w:numPr>
              <w:rPr>
                <w:lang w:val="en-US"/>
              </w:rPr>
            </w:pPr>
            <w:r>
              <w:rPr>
                <w:lang w:val="en-US"/>
              </w:rPr>
              <w:t>System process</w:t>
            </w:r>
            <w:r w:rsidR="000322A2">
              <w:rPr>
                <w:lang w:val="en-US"/>
              </w:rPr>
              <w:t xml:space="preserve"> [E1]</w:t>
            </w:r>
          </w:p>
          <w:p w14:paraId="6F9355D6" w14:textId="4D35567C" w:rsidR="00B71B0B" w:rsidRDefault="00B71B0B" w:rsidP="00A61739">
            <w:pPr>
              <w:pStyle w:val="ListParagraph"/>
              <w:numPr>
                <w:ilvl w:val="0"/>
                <w:numId w:val="14"/>
              </w:numPr>
              <w:rPr>
                <w:lang w:val="en-US"/>
              </w:rPr>
            </w:pPr>
            <w:r>
              <w:rPr>
                <w:lang w:val="en-US"/>
              </w:rPr>
              <w:t>Display Menu</w:t>
            </w:r>
            <w:r w:rsidR="002B4B8D">
              <w:rPr>
                <w:lang w:val="en-US"/>
              </w:rPr>
              <w:t xml:space="preserve"> </w:t>
            </w:r>
            <w:r w:rsidR="002B4B8D" w:rsidRPr="002B4B8D">
              <w:rPr>
                <w:b/>
                <w:bCs/>
                <w:lang w:val="en-US"/>
              </w:rPr>
              <w:t>[SRS_REQ_0</w:t>
            </w:r>
            <w:r w:rsidR="002B4B8D">
              <w:rPr>
                <w:b/>
                <w:bCs/>
                <w:lang w:val="en-US"/>
              </w:rPr>
              <w:t>2</w:t>
            </w:r>
            <w:r w:rsidR="002B4B8D" w:rsidRPr="002B4B8D">
              <w:rPr>
                <w:b/>
                <w:bCs/>
                <w:lang w:val="en-US"/>
              </w:rPr>
              <w:t>_0</w:t>
            </w:r>
            <w:r w:rsidR="002B4B8D">
              <w:rPr>
                <w:b/>
                <w:bCs/>
                <w:lang w:val="en-US"/>
              </w:rPr>
              <w:t>3</w:t>
            </w:r>
            <w:r w:rsidR="002B4B8D" w:rsidRPr="002B4B8D">
              <w:rPr>
                <w:b/>
                <w:bCs/>
                <w:lang w:val="en-US"/>
              </w:rPr>
              <w:t>]</w:t>
            </w:r>
          </w:p>
          <w:p w14:paraId="1DCCB91D" w14:textId="6DD14065" w:rsidR="00B71B0B" w:rsidRPr="00AB29B5" w:rsidRDefault="00B71B0B" w:rsidP="00A61739">
            <w:pPr>
              <w:pStyle w:val="ListParagraph"/>
              <w:numPr>
                <w:ilvl w:val="0"/>
                <w:numId w:val="14"/>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07CAFAA4" w14:textId="1AA90BA5" w:rsidR="00C82687" w:rsidRDefault="00C82687" w:rsidP="00A61739">
            <w:pPr>
              <w:pStyle w:val="ListParagraph"/>
              <w:numPr>
                <w:ilvl w:val="0"/>
                <w:numId w:val="15"/>
              </w:numPr>
              <w:rPr>
                <w:lang w:val="en-US"/>
              </w:rPr>
            </w:pPr>
            <w:r>
              <w:rPr>
                <w:lang w:val="en-US"/>
              </w:rPr>
              <w:t xml:space="preserve">Select </w:t>
            </w:r>
            <w:r w:rsidR="00B71B0B">
              <w:rPr>
                <w:lang w:val="en-US"/>
              </w:rPr>
              <w:t>&lt;home page</w:t>
            </w:r>
            <w:proofErr w:type="gramStart"/>
            <w:r w:rsidR="00B71B0B">
              <w:rPr>
                <w:lang w:val="en-US"/>
              </w:rPr>
              <w:t>&gt;</w:t>
            </w:r>
            <w:r w:rsidR="00EB09DD">
              <w:rPr>
                <w:lang w:val="en-US"/>
              </w:rPr>
              <w:t xml:space="preserve"> </w:t>
            </w:r>
            <w:r w:rsidR="002B4B8D">
              <w:rPr>
                <w:lang w:val="en-US"/>
              </w:rPr>
              <w:t xml:space="preserve"> </w:t>
            </w:r>
            <w:r w:rsidR="002B4B8D" w:rsidRPr="002B4B8D">
              <w:rPr>
                <w:b/>
                <w:bCs/>
                <w:lang w:val="en-US"/>
              </w:rPr>
              <w:t>[</w:t>
            </w:r>
            <w:proofErr w:type="gramEnd"/>
            <w:r w:rsidR="002B4B8D" w:rsidRPr="002B4B8D">
              <w:rPr>
                <w:b/>
                <w:bCs/>
                <w:lang w:val="en-US"/>
              </w:rPr>
              <w:t>SRS_REQ_0</w:t>
            </w:r>
            <w:r w:rsidR="002B4B8D">
              <w:rPr>
                <w:b/>
                <w:bCs/>
                <w:lang w:val="en-US"/>
              </w:rPr>
              <w:t>2</w:t>
            </w:r>
            <w:r w:rsidR="002B4B8D" w:rsidRPr="002B4B8D">
              <w:rPr>
                <w:b/>
                <w:bCs/>
                <w:lang w:val="en-US"/>
              </w:rPr>
              <w:t>_0</w:t>
            </w:r>
            <w:r w:rsidR="00862F77">
              <w:rPr>
                <w:b/>
                <w:bCs/>
                <w:lang w:val="en-US"/>
              </w:rPr>
              <w:t>4</w:t>
            </w:r>
            <w:r w:rsidR="002B4B8D" w:rsidRPr="002B4B8D">
              <w:rPr>
                <w:b/>
                <w:bCs/>
                <w:lang w:val="en-US"/>
              </w:rPr>
              <w:t>]</w:t>
            </w:r>
          </w:p>
          <w:p w14:paraId="57CE3B32" w14:textId="72BAF86E" w:rsidR="00C82687" w:rsidRDefault="00C82687" w:rsidP="00A61739">
            <w:pPr>
              <w:pStyle w:val="ListParagraph"/>
              <w:numPr>
                <w:ilvl w:val="1"/>
                <w:numId w:val="15"/>
              </w:numPr>
              <w:rPr>
                <w:lang w:val="en-US"/>
              </w:rPr>
            </w:pPr>
            <w:r>
              <w:rPr>
                <w:lang w:val="en-US"/>
              </w:rPr>
              <w:t>Press &lt;</w:t>
            </w:r>
            <w:r w:rsidR="00B71B0B">
              <w:rPr>
                <w:lang w:val="en-US"/>
              </w:rPr>
              <w:t>Home page</w:t>
            </w:r>
            <w:r>
              <w:rPr>
                <w:lang w:val="en-US"/>
              </w:rPr>
              <w:t>&gt; button</w:t>
            </w:r>
            <w:r w:rsidR="00BE1756">
              <w:rPr>
                <w:lang w:val="en-US"/>
              </w:rPr>
              <w:t xml:space="preserve"> </w:t>
            </w:r>
          </w:p>
          <w:p w14:paraId="0C5F4799" w14:textId="77777777" w:rsidR="00C82687" w:rsidRDefault="00C82687" w:rsidP="00A61739">
            <w:pPr>
              <w:pStyle w:val="ListParagraph"/>
              <w:numPr>
                <w:ilvl w:val="1"/>
                <w:numId w:val="15"/>
              </w:numPr>
              <w:rPr>
                <w:lang w:val="en-US"/>
              </w:rPr>
            </w:pPr>
            <w:r>
              <w:rPr>
                <w:lang w:val="en-US"/>
              </w:rPr>
              <w:t>System process</w:t>
            </w:r>
          </w:p>
          <w:p w14:paraId="122403FC" w14:textId="77777777" w:rsidR="00E4037B" w:rsidRDefault="00C82687" w:rsidP="00A61739">
            <w:pPr>
              <w:pStyle w:val="ListParagraph"/>
              <w:numPr>
                <w:ilvl w:val="1"/>
                <w:numId w:val="15"/>
              </w:numPr>
              <w:rPr>
                <w:lang w:val="en-US"/>
              </w:rPr>
            </w:pPr>
            <w:r>
              <w:rPr>
                <w:lang w:val="en-US"/>
              </w:rPr>
              <w:t>User case end</w:t>
            </w:r>
          </w:p>
          <w:p w14:paraId="2D97DC70" w14:textId="79FDC80A" w:rsidR="008C79B6" w:rsidRDefault="008C79B6" w:rsidP="008C79B6">
            <w:pPr>
              <w:pStyle w:val="ListParagraph"/>
              <w:numPr>
                <w:ilvl w:val="0"/>
                <w:numId w:val="15"/>
              </w:numPr>
              <w:rPr>
                <w:lang w:val="en-US"/>
              </w:rPr>
            </w:pPr>
            <w:r>
              <w:rPr>
                <w:lang w:val="en-US"/>
              </w:rPr>
              <w:t>Select &lt;cancel&gt;</w:t>
            </w:r>
            <w:r w:rsidR="002B4B8D">
              <w:rPr>
                <w:lang w:val="en-US"/>
              </w:rPr>
              <w:t xml:space="preserve"> </w:t>
            </w:r>
            <w:r w:rsidR="002B4B8D" w:rsidRPr="002B4B8D">
              <w:rPr>
                <w:b/>
                <w:bCs/>
                <w:lang w:val="en-US"/>
              </w:rPr>
              <w:t>[SRS_REQ_0</w:t>
            </w:r>
            <w:r w:rsidR="002B4B8D">
              <w:rPr>
                <w:b/>
                <w:bCs/>
                <w:lang w:val="en-US"/>
              </w:rPr>
              <w:t>2</w:t>
            </w:r>
            <w:r w:rsidR="002B4B8D" w:rsidRPr="002B4B8D">
              <w:rPr>
                <w:b/>
                <w:bCs/>
                <w:lang w:val="en-US"/>
              </w:rPr>
              <w:t>_0</w:t>
            </w:r>
            <w:r w:rsidR="00862F77">
              <w:rPr>
                <w:b/>
                <w:bCs/>
                <w:lang w:val="en-US"/>
              </w:rPr>
              <w:t>5</w:t>
            </w:r>
            <w:r w:rsidR="002B4B8D" w:rsidRPr="002B4B8D">
              <w:rPr>
                <w:b/>
                <w:bCs/>
                <w:lang w:val="en-US"/>
              </w:rPr>
              <w:t>]</w:t>
            </w:r>
          </w:p>
          <w:p w14:paraId="61863053" w14:textId="77777777" w:rsidR="008C79B6" w:rsidRDefault="008C79B6" w:rsidP="008C79B6">
            <w:pPr>
              <w:pStyle w:val="ListParagraph"/>
              <w:numPr>
                <w:ilvl w:val="1"/>
                <w:numId w:val="15"/>
              </w:numPr>
              <w:rPr>
                <w:lang w:val="en-US"/>
              </w:rPr>
            </w:pPr>
            <w:r>
              <w:rPr>
                <w:lang w:val="en-US"/>
              </w:rPr>
              <w:t>Press &lt;cancel&gt; button</w:t>
            </w:r>
          </w:p>
          <w:p w14:paraId="53578F0A" w14:textId="77777777" w:rsidR="008C79B6" w:rsidRDefault="008C79B6" w:rsidP="008C79B6">
            <w:pPr>
              <w:pStyle w:val="ListParagraph"/>
              <w:numPr>
                <w:ilvl w:val="1"/>
                <w:numId w:val="15"/>
              </w:numPr>
              <w:rPr>
                <w:lang w:val="en-US"/>
              </w:rPr>
            </w:pPr>
            <w:r>
              <w:rPr>
                <w:lang w:val="en-US"/>
              </w:rPr>
              <w:t>System process</w:t>
            </w:r>
          </w:p>
          <w:p w14:paraId="535E4F67" w14:textId="3320913D" w:rsidR="008C79B6" w:rsidRPr="00044508" w:rsidRDefault="008C79B6" w:rsidP="008C79B6">
            <w:pPr>
              <w:pStyle w:val="ListParagraph"/>
              <w:numPr>
                <w:ilvl w:val="1"/>
                <w:numId w:val="15"/>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3163437E" w14:textId="56C763B8" w:rsidR="00EB09DD" w:rsidRDefault="000322A2" w:rsidP="000322A2">
            <w:pPr>
              <w:pStyle w:val="ListParagraph"/>
              <w:numPr>
                <w:ilvl w:val="0"/>
                <w:numId w:val="30"/>
              </w:numPr>
              <w:rPr>
                <w:lang w:val="en-US"/>
              </w:rPr>
            </w:pPr>
            <w:r>
              <w:rPr>
                <w:lang w:val="en-US"/>
              </w:rPr>
              <w:t>Invalid answer</w:t>
            </w:r>
            <w:r w:rsidR="002B4B8D">
              <w:rPr>
                <w:lang w:val="en-US"/>
              </w:rPr>
              <w:t xml:space="preserve"> </w:t>
            </w:r>
          </w:p>
          <w:p w14:paraId="7E646B7B" w14:textId="70E7C913" w:rsidR="000322A2" w:rsidRDefault="000322A2" w:rsidP="000322A2">
            <w:pPr>
              <w:pStyle w:val="ListParagraph"/>
              <w:numPr>
                <w:ilvl w:val="1"/>
                <w:numId w:val="30"/>
              </w:numPr>
              <w:rPr>
                <w:lang w:val="en-US"/>
              </w:rPr>
            </w:pPr>
            <w:r>
              <w:rPr>
                <w:lang w:val="en-US"/>
              </w:rPr>
              <w:t>Display error message</w:t>
            </w:r>
            <w:r w:rsidR="002B4B8D">
              <w:rPr>
                <w:lang w:val="en-US"/>
              </w:rPr>
              <w:t xml:space="preserve"> </w:t>
            </w:r>
            <w:r w:rsidR="002B4B8D" w:rsidRPr="002B4B8D">
              <w:rPr>
                <w:b/>
                <w:bCs/>
                <w:lang w:val="en-US"/>
              </w:rPr>
              <w:t>[SRS_REQ_0</w:t>
            </w:r>
            <w:r w:rsidR="002B4B8D">
              <w:rPr>
                <w:b/>
                <w:bCs/>
                <w:lang w:val="en-US"/>
              </w:rPr>
              <w:t>2</w:t>
            </w:r>
            <w:r w:rsidR="002B4B8D" w:rsidRPr="002B4B8D">
              <w:rPr>
                <w:b/>
                <w:bCs/>
                <w:lang w:val="en-US"/>
              </w:rPr>
              <w:t>_0</w:t>
            </w:r>
            <w:r w:rsidR="00862F77">
              <w:rPr>
                <w:b/>
                <w:bCs/>
                <w:lang w:val="en-US"/>
              </w:rPr>
              <w:t>6</w:t>
            </w:r>
            <w:r w:rsidR="002B4B8D" w:rsidRPr="002B4B8D">
              <w:rPr>
                <w:b/>
                <w:bCs/>
                <w:lang w:val="en-US"/>
              </w:rPr>
              <w:t>]</w:t>
            </w:r>
          </w:p>
          <w:p w14:paraId="7B850573" w14:textId="5360E225" w:rsidR="000322A2" w:rsidRDefault="000322A2" w:rsidP="000322A2">
            <w:pPr>
              <w:pStyle w:val="ListParagraph"/>
              <w:numPr>
                <w:ilvl w:val="1"/>
                <w:numId w:val="30"/>
              </w:numPr>
              <w:rPr>
                <w:lang w:val="en-US"/>
              </w:rPr>
            </w:pPr>
            <w:r>
              <w:rPr>
                <w:lang w:val="en-US"/>
              </w:rPr>
              <w:t>Proceed B1</w:t>
            </w:r>
          </w:p>
          <w:p w14:paraId="66A88514" w14:textId="729AA61C" w:rsidR="000322A2" w:rsidRPr="000322A2" w:rsidRDefault="000322A2" w:rsidP="000322A2">
            <w:pPr>
              <w:pStyle w:val="ListParagraph"/>
              <w:numPr>
                <w:ilvl w:val="1"/>
                <w:numId w:val="30"/>
              </w:numPr>
              <w:rPr>
                <w:lang w:val="en-US"/>
              </w:rPr>
            </w:pPr>
            <w:r>
              <w:rPr>
                <w:lang w:val="en-US"/>
              </w:rPr>
              <w:t>User case end</w:t>
            </w:r>
          </w:p>
        </w:tc>
      </w:tr>
    </w:tbl>
    <w:p w14:paraId="6C8C6514" w14:textId="545B010C" w:rsidR="00424DBA" w:rsidRDefault="00424DBA" w:rsidP="00424DBA">
      <w:pPr>
        <w:rPr>
          <w:lang w:val="en-US"/>
        </w:rPr>
      </w:pPr>
    </w:p>
    <w:p w14:paraId="42440572" w14:textId="77777777" w:rsidR="00424DBA" w:rsidRDefault="00424DBA">
      <w:pPr>
        <w:spacing w:line="259" w:lineRule="auto"/>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424DBA" w14:paraId="2DFB89AE" w14:textId="77777777" w:rsidTr="009B43EE">
        <w:tc>
          <w:tcPr>
            <w:tcW w:w="1885" w:type="dxa"/>
          </w:tcPr>
          <w:p w14:paraId="4691C952" w14:textId="77777777" w:rsidR="00424DBA" w:rsidRDefault="00424DBA" w:rsidP="009B43EE">
            <w:pPr>
              <w:rPr>
                <w:lang w:val="en-US"/>
              </w:rPr>
            </w:pPr>
            <w:r>
              <w:rPr>
                <w:lang w:val="en-US"/>
              </w:rPr>
              <w:lastRenderedPageBreak/>
              <w:t>Use Case ID</w:t>
            </w:r>
          </w:p>
        </w:tc>
        <w:tc>
          <w:tcPr>
            <w:tcW w:w="7131" w:type="dxa"/>
          </w:tcPr>
          <w:p w14:paraId="61E51FA3" w14:textId="77777777" w:rsidR="00424DBA" w:rsidRPr="00461A52" w:rsidRDefault="00424DBA" w:rsidP="009B43EE">
            <w:pPr>
              <w:pStyle w:val="UseCaseID"/>
            </w:pPr>
          </w:p>
        </w:tc>
      </w:tr>
      <w:tr w:rsidR="00424DBA" w14:paraId="20FE4CDD" w14:textId="77777777" w:rsidTr="009B43EE">
        <w:tc>
          <w:tcPr>
            <w:tcW w:w="1885" w:type="dxa"/>
          </w:tcPr>
          <w:p w14:paraId="25DDAD68" w14:textId="77777777" w:rsidR="00424DBA" w:rsidRDefault="00424DBA" w:rsidP="009B43EE">
            <w:pPr>
              <w:rPr>
                <w:lang w:val="en-US"/>
              </w:rPr>
            </w:pPr>
            <w:r>
              <w:rPr>
                <w:lang w:val="en-US"/>
              </w:rPr>
              <w:t>Use Case Name</w:t>
            </w:r>
          </w:p>
        </w:tc>
        <w:tc>
          <w:tcPr>
            <w:tcW w:w="7131" w:type="dxa"/>
          </w:tcPr>
          <w:p w14:paraId="4452366A" w14:textId="1F6EC452" w:rsidR="00424DBA" w:rsidRDefault="00424DBA" w:rsidP="009B43EE">
            <w:pPr>
              <w:rPr>
                <w:lang w:val="en-US"/>
              </w:rPr>
            </w:pPr>
            <w:r>
              <w:rPr>
                <w:lang w:val="en-US"/>
              </w:rPr>
              <w:t xml:space="preserve">Forward </w:t>
            </w:r>
            <w:r w:rsidR="00E31196">
              <w:rPr>
                <w:lang w:val="en-US"/>
              </w:rPr>
              <w:t>result</w:t>
            </w:r>
          </w:p>
        </w:tc>
      </w:tr>
      <w:tr w:rsidR="00424DBA" w14:paraId="036D22D8" w14:textId="77777777" w:rsidTr="009B43EE">
        <w:tc>
          <w:tcPr>
            <w:tcW w:w="1885" w:type="dxa"/>
          </w:tcPr>
          <w:p w14:paraId="56D77148" w14:textId="77777777" w:rsidR="00424DBA" w:rsidRDefault="00424DBA" w:rsidP="009B43EE">
            <w:pPr>
              <w:rPr>
                <w:lang w:val="en-US"/>
              </w:rPr>
            </w:pPr>
            <w:r>
              <w:rPr>
                <w:lang w:val="en-US"/>
              </w:rPr>
              <w:t>Description</w:t>
            </w:r>
          </w:p>
        </w:tc>
        <w:tc>
          <w:tcPr>
            <w:tcW w:w="7131" w:type="dxa"/>
          </w:tcPr>
          <w:p w14:paraId="2221BD6F" w14:textId="45DB9D4D" w:rsidR="00424DBA" w:rsidRDefault="00424DBA" w:rsidP="009B43EE">
            <w:pPr>
              <w:rPr>
                <w:lang w:val="en-US"/>
              </w:rPr>
            </w:pPr>
            <w:r>
              <w:rPr>
                <w:lang w:val="en-US"/>
              </w:rPr>
              <w:t xml:space="preserve">Server forward </w:t>
            </w:r>
            <w:r w:rsidR="00E31196">
              <w:rPr>
                <w:lang w:val="en-US"/>
              </w:rPr>
              <w:t>result</w:t>
            </w:r>
            <w:r>
              <w:rPr>
                <w:lang w:val="en-US"/>
              </w:rPr>
              <w:t xml:space="preserve"> to </w:t>
            </w:r>
            <w:r w:rsidR="00E31196">
              <w:rPr>
                <w:lang w:val="en-US"/>
              </w:rPr>
              <w:t>mobile app</w:t>
            </w:r>
          </w:p>
        </w:tc>
      </w:tr>
      <w:tr w:rsidR="00424DBA" w14:paraId="5FB80F22" w14:textId="77777777" w:rsidTr="009B43EE">
        <w:tc>
          <w:tcPr>
            <w:tcW w:w="1885" w:type="dxa"/>
          </w:tcPr>
          <w:p w14:paraId="0CDE71F1" w14:textId="77777777" w:rsidR="00424DBA" w:rsidRDefault="00424DBA" w:rsidP="009B43EE">
            <w:pPr>
              <w:rPr>
                <w:lang w:val="en-US"/>
              </w:rPr>
            </w:pPr>
            <w:r>
              <w:rPr>
                <w:lang w:val="en-US"/>
              </w:rPr>
              <w:t>Pre-condition</w:t>
            </w:r>
          </w:p>
        </w:tc>
        <w:tc>
          <w:tcPr>
            <w:tcW w:w="7131" w:type="dxa"/>
          </w:tcPr>
          <w:p w14:paraId="4CC5EA3D" w14:textId="0A27DE5F" w:rsidR="00424DBA" w:rsidRDefault="00BA109E" w:rsidP="009B43EE">
            <w:pPr>
              <w:rPr>
                <w:lang w:val="en-US"/>
              </w:rPr>
            </w:pPr>
            <w:r>
              <w:rPr>
                <w:lang w:val="en-US"/>
              </w:rPr>
              <w:t xml:space="preserve">A valid </w:t>
            </w:r>
            <w:r w:rsidR="004A2B7B">
              <w:rPr>
                <w:lang w:val="en-US"/>
              </w:rPr>
              <w:t>answer</w:t>
            </w:r>
          </w:p>
        </w:tc>
      </w:tr>
      <w:tr w:rsidR="00424DBA" w14:paraId="0EFC8490" w14:textId="77777777" w:rsidTr="009B43EE">
        <w:tc>
          <w:tcPr>
            <w:tcW w:w="1885" w:type="dxa"/>
          </w:tcPr>
          <w:p w14:paraId="3329778D" w14:textId="77777777" w:rsidR="00424DBA" w:rsidRDefault="00424DBA" w:rsidP="009B43EE">
            <w:pPr>
              <w:rPr>
                <w:lang w:val="en-US"/>
              </w:rPr>
            </w:pPr>
            <w:r>
              <w:rPr>
                <w:lang w:val="en-US"/>
              </w:rPr>
              <w:t>Post-condition</w:t>
            </w:r>
          </w:p>
        </w:tc>
        <w:tc>
          <w:tcPr>
            <w:tcW w:w="7131" w:type="dxa"/>
          </w:tcPr>
          <w:p w14:paraId="58DC1AC9" w14:textId="77777777" w:rsidR="00424DBA" w:rsidRDefault="00424DBA" w:rsidP="009B43EE">
            <w:pPr>
              <w:rPr>
                <w:lang w:val="en-US"/>
              </w:rPr>
            </w:pPr>
            <w:r>
              <w:rPr>
                <w:lang w:val="en-US"/>
              </w:rPr>
              <w:t>Display Menu</w:t>
            </w:r>
          </w:p>
        </w:tc>
      </w:tr>
      <w:tr w:rsidR="00424DBA" w14:paraId="359F8614" w14:textId="77777777" w:rsidTr="009B43EE">
        <w:tc>
          <w:tcPr>
            <w:tcW w:w="1885" w:type="dxa"/>
          </w:tcPr>
          <w:p w14:paraId="08763F3D" w14:textId="77777777" w:rsidR="00424DBA" w:rsidRDefault="00424DBA" w:rsidP="009B43EE">
            <w:pPr>
              <w:rPr>
                <w:lang w:val="en-US"/>
              </w:rPr>
            </w:pPr>
            <w:r>
              <w:rPr>
                <w:lang w:val="en-US"/>
              </w:rPr>
              <w:t>Basic Flow</w:t>
            </w:r>
          </w:p>
        </w:tc>
        <w:tc>
          <w:tcPr>
            <w:tcW w:w="7131" w:type="dxa"/>
          </w:tcPr>
          <w:p w14:paraId="4833C1E5" w14:textId="706871D4" w:rsidR="00751CB6" w:rsidRDefault="00751CB6" w:rsidP="00424DBA">
            <w:pPr>
              <w:pStyle w:val="ListParagraph"/>
              <w:numPr>
                <w:ilvl w:val="0"/>
                <w:numId w:val="27"/>
              </w:numPr>
              <w:rPr>
                <w:lang w:val="en-US"/>
              </w:rPr>
            </w:pPr>
            <w:r>
              <w:rPr>
                <w:lang w:val="en-US"/>
              </w:rPr>
              <w:t xml:space="preserve">Receiving </w:t>
            </w:r>
            <w:r w:rsidR="008C79B6">
              <w:rPr>
                <w:lang w:val="en-US"/>
              </w:rPr>
              <w:t>Request</w:t>
            </w:r>
            <w:r>
              <w:rPr>
                <w:lang w:val="en-US"/>
              </w:rPr>
              <w:t xml:space="preserve"> </w:t>
            </w:r>
            <w:r w:rsidR="00E5377E" w:rsidRPr="00E5377E">
              <w:rPr>
                <w:b/>
                <w:bCs/>
                <w:lang w:val="en-US"/>
              </w:rPr>
              <w:t>[SRS_REQ_03_01]</w:t>
            </w:r>
          </w:p>
          <w:p w14:paraId="09A4BAEB" w14:textId="7250EC42" w:rsidR="00BA109E" w:rsidRDefault="00BA109E" w:rsidP="00424DBA">
            <w:pPr>
              <w:pStyle w:val="ListParagraph"/>
              <w:numPr>
                <w:ilvl w:val="0"/>
                <w:numId w:val="27"/>
              </w:numPr>
              <w:rPr>
                <w:lang w:val="en-US"/>
              </w:rPr>
            </w:pPr>
            <w:r>
              <w:rPr>
                <w:lang w:val="en-US"/>
              </w:rPr>
              <w:t>System process</w:t>
            </w:r>
            <w:r w:rsidR="00A46CC2">
              <w:rPr>
                <w:lang w:val="en-US"/>
              </w:rPr>
              <w:t xml:space="preserve"> [E1] [E2]</w:t>
            </w:r>
          </w:p>
          <w:p w14:paraId="36669FE0" w14:textId="06B1C5C6" w:rsidR="00424DBA" w:rsidRDefault="00E31196" w:rsidP="00424DBA">
            <w:pPr>
              <w:pStyle w:val="ListParagraph"/>
              <w:numPr>
                <w:ilvl w:val="0"/>
                <w:numId w:val="27"/>
              </w:numPr>
              <w:rPr>
                <w:lang w:val="en-US"/>
              </w:rPr>
            </w:pPr>
            <w:r>
              <w:rPr>
                <w:lang w:val="en-US"/>
              </w:rPr>
              <w:t>Return result</w:t>
            </w:r>
            <w:r w:rsidR="00B86F7A">
              <w:rPr>
                <w:lang w:val="en-US"/>
              </w:rPr>
              <w:t xml:space="preserve"> </w:t>
            </w:r>
            <w:r w:rsidR="00B86F7A" w:rsidRPr="00E5377E">
              <w:rPr>
                <w:b/>
                <w:bCs/>
                <w:lang w:val="en-US"/>
              </w:rPr>
              <w:t>[SRS_REQ_03_0</w:t>
            </w:r>
            <w:r w:rsidR="00B86F7A">
              <w:rPr>
                <w:b/>
                <w:bCs/>
                <w:lang w:val="en-US"/>
              </w:rPr>
              <w:t>2</w:t>
            </w:r>
            <w:r w:rsidR="00B86F7A" w:rsidRPr="00E5377E">
              <w:rPr>
                <w:b/>
                <w:bCs/>
                <w:lang w:val="en-US"/>
              </w:rPr>
              <w:t>]</w:t>
            </w:r>
          </w:p>
          <w:p w14:paraId="7665ACB5" w14:textId="77777777" w:rsidR="00424DBA" w:rsidRPr="00AB29B5" w:rsidRDefault="00424DBA" w:rsidP="00424DBA">
            <w:pPr>
              <w:pStyle w:val="ListParagraph"/>
              <w:numPr>
                <w:ilvl w:val="0"/>
                <w:numId w:val="27"/>
              </w:numPr>
              <w:rPr>
                <w:lang w:val="en-US"/>
              </w:rPr>
            </w:pPr>
            <w:r>
              <w:rPr>
                <w:lang w:val="en-US"/>
              </w:rPr>
              <w:t>User case end</w:t>
            </w:r>
          </w:p>
        </w:tc>
      </w:tr>
      <w:tr w:rsidR="00424DBA" w14:paraId="4A8402A4" w14:textId="77777777" w:rsidTr="009B43EE">
        <w:tc>
          <w:tcPr>
            <w:tcW w:w="1885" w:type="dxa"/>
          </w:tcPr>
          <w:p w14:paraId="43E77D84" w14:textId="77777777" w:rsidR="00424DBA" w:rsidRDefault="00424DBA" w:rsidP="009B43EE">
            <w:pPr>
              <w:rPr>
                <w:lang w:val="en-US"/>
              </w:rPr>
            </w:pPr>
            <w:r>
              <w:rPr>
                <w:lang w:val="en-US"/>
              </w:rPr>
              <w:t>Alternative Flow</w:t>
            </w:r>
          </w:p>
        </w:tc>
        <w:tc>
          <w:tcPr>
            <w:tcW w:w="7131" w:type="dxa"/>
          </w:tcPr>
          <w:p w14:paraId="6733D51F" w14:textId="62AEA8F0" w:rsidR="00424DBA" w:rsidRPr="00751CB6" w:rsidRDefault="00424DBA" w:rsidP="00751CB6">
            <w:pPr>
              <w:rPr>
                <w:lang w:val="en-US"/>
              </w:rPr>
            </w:pPr>
          </w:p>
        </w:tc>
      </w:tr>
      <w:tr w:rsidR="00424DBA" w14:paraId="2FAF5996" w14:textId="77777777" w:rsidTr="009B43EE">
        <w:tc>
          <w:tcPr>
            <w:tcW w:w="1885" w:type="dxa"/>
          </w:tcPr>
          <w:p w14:paraId="45663B7F" w14:textId="77777777" w:rsidR="00424DBA" w:rsidRDefault="00424DBA" w:rsidP="009B43EE">
            <w:pPr>
              <w:rPr>
                <w:lang w:val="en-US"/>
              </w:rPr>
            </w:pPr>
            <w:r>
              <w:rPr>
                <w:lang w:val="en-US"/>
              </w:rPr>
              <w:t>Exceptional Flow</w:t>
            </w:r>
          </w:p>
        </w:tc>
        <w:tc>
          <w:tcPr>
            <w:tcW w:w="7131" w:type="dxa"/>
          </w:tcPr>
          <w:p w14:paraId="6193DE1F" w14:textId="77777777" w:rsidR="00751CB6" w:rsidRDefault="00751CB6" w:rsidP="00751CB6">
            <w:pPr>
              <w:pStyle w:val="ListParagraph"/>
              <w:numPr>
                <w:ilvl w:val="0"/>
                <w:numId w:val="29"/>
              </w:numPr>
              <w:rPr>
                <w:lang w:val="en-US"/>
              </w:rPr>
            </w:pPr>
            <w:r>
              <w:rPr>
                <w:lang w:val="en-US"/>
              </w:rPr>
              <w:t>Invalid Format</w:t>
            </w:r>
          </w:p>
          <w:p w14:paraId="00BD2A6D" w14:textId="5706D8C6" w:rsidR="00751CB6" w:rsidRDefault="002C00BC" w:rsidP="00751CB6">
            <w:pPr>
              <w:pStyle w:val="ListParagraph"/>
              <w:numPr>
                <w:ilvl w:val="1"/>
                <w:numId w:val="29"/>
              </w:numPr>
              <w:rPr>
                <w:lang w:val="en-US"/>
              </w:rPr>
            </w:pPr>
            <w:r>
              <w:rPr>
                <w:lang w:val="en-US"/>
              </w:rPr>
              <w:t>Set</w:t>
            </w:r>
            <w:r w:rsidR="00751CB6">
              <w:rPr>
                <w:lang w:val="en-US"/>
              </w:rPr>
              <w:t xml:space="preserve"> error message</w:t>
            </w:r>
            <w:r w:rsidR="00701F6B">
              <w:rPr>
                <w:lang w:val="en-US"/>
              </w:rPr>
              <w:t xml:space="preserve"> </w:t>
            </w:r>
            <w:r w:rsidR="00701F6B" w:rsidRPr="00E5377E">
              <w:rPr>
                <w:b/>
                <w:bCs/>
                <w:lang w:val="en-US"/>
              </w:rPr>
              <w:t>[SRS_REQ_03_0</w:t>
            </w:r>
            <w:r w:rsidR="00701F6B">
              <w:rPr>
                <w:b/>
                <w:bCs/>
                <w:lang w:val="en-US"/>
              </w:rPr>
              <w:t>3</w:t>
            </w:r>
            <w:r w:rsidR="00701F6B" w:rsidRPr="00E5377E">
              <w:rPr>
                <w:b/>
                <w:bCs/>
                <w:lang w:val="en-US"/>
              </w:rPr>
              <w:t>]</w:t>
            </w:r>
          </w:p>
          <w:p w14:paraId="47140632" w14:textId="17D2C2BB" w:rsidR="00A46CC2" w:rsidRDefault="00A46CC2" w:rsidP="00751CB6">
            <w:pPr>
              <w:pStyle w:val="ListParagraph"/>
              <w:numPr>
                <w:ilvl w:val="1"/>
                <w:numId w:val="29"/>
              </w:numPr>
              <w:rPr>
                <w:lang w:val="en-US"/>
              </w:rPr>
            </w:pPr>
            <w:r>
              <w:rPr>
                <w:lang w:val="en-US"/>
              </w:rPr>
              <w:t>Proceed B5</w:t>
            </w:r>
          </w:p>
          <w:p w14:paraId="26C14CB5" w14:textId="568FD651" w:rsidR="00751CB6" w:rsidRDefault="00A46CC2" w:rsidP="00751CB6">
            <w:pPr>
              <w:pStyle w:val="ListParagraph"/>
              <w:numPr>
                <w:ilvl w:val="1"/>
                <w:numId w:val="29"/>
              </w:numPr>
              <w:rPr>
                <w:lang w:val="en-US"/>
              </w:rPr>
            </w:pPr>
            <w:r>
              <w:rPr>
                <w:lang w:val="en-US"/>
              </w:rPr>
              <w:t>User case end</w:t>
            </w:r>
          </w:p>
          <w:p w14:paraId="74113EEF" w14:textId="77777777" w:rsidR="00751CB6" w:rsidRDefault="00751CB6" w:rsidP="00751CB6">
            <w:pPr>
              <w:pStyle w:val="ListParagraph"/>
              <w:numPr>
                <w:ilvl w:val="0"/>
                <w:numId w:val="29"/>
              </w:numPr>
              <w:rPr>
                <w:lang w:val="en-US"/>
              </w:rPr>
            </w:pPr>
            <w:r>
              <w:rPr>
                <w:lang w:val="en-US"/>
              </w:rPr>
              <w:t>Invalid Response</w:t>
            </w:r>
          </w:p>
          <w:p w14:paraId="7A04F89D" w14:textId="5382BC9E" w:rsidR="00424DBA" w:rsidRDefault="002C00BC" w:rsidP="00751CB6">
            <w:pPr>
              <w:pStyle w:val="ListParagraph"/>
              <w:numPr>
                <w:ilvl w:val="1"/>
                <w:numId w:val="29"/>
              </w:numPr>
              <w:rPr>
                <w:lang w:val="en-US"/>
              </w:rPr>
            </w:pPr>
            <w:r>
              <w:rPr>
                <w:lang w:val="en-US"/>
              </w:rPr>
              <w:t>Set</w:t>
            </w:r>
            <w:r w:rsidR="00751CB6">
              <w:rPr>
                <w:lang w:val="en-US"/>
              </w:rPr>
              <w:t xml:space="preserve"> error message</w:t>
            </w:r>
            <w:r w:rsidR="00701F6B">
              <w:rPr>
                <w:lang w:val="en-US"/>
              </w:rPr>
              <w:t xml:space="preserve"> </w:t>
            </w:r>
            <w:r w:rsidR="00701F6B" w:rsidRPr="00E5377E">
              <w:rPr>
                <w:b/>
                <w:bCs/>
                <w:lang w:val="en-US"/>
              </w:rPr>
              <w:t>[SRS_REQ_03_0</w:t>
            </w:r>
            <w:r w:rsidR="00701F6B">
              <w:rPr>
                <w:b/>
                <w:bCs/>
                <w:lang w:val="en-US"/>
              </w:rPr>
              <w:t>4</w:t>
            </w:r>
            <w:r w:rsidR="00701F6B" w:rsidRPr="00E5377E">
              <w:rPr>
                <w:b/>
                <w:bCs/>
                <w:lang w:val="en-US"/>
              </w:rPr>
              <w:t>]</w:t>
            </w:r>
          </w:p>
          <w:p w14:paraId="12343C3F" w14:textId="44BC7995" w:rsidR="00A46CC2" w:rsidRDefault="00A46CC2" w:rsidP="00751CB6">
            <w:pPr>
              <w:pStyle w:val="ListParagraph"/>
              <w:numPr>
                <w:ilvl w:val="1"/>
                <w:numId w:val="29"/>
              </w:numPr>
              <w:rPr>
                <w:lang w:val="en-US"/>
              </w:rPr>
            </w:pPr>
            <w:r>
              <w:rPr>
                <w:lang w:val="en-US"/>
              </w:rPr>
              <w:t>Proceed B5</w:t>
            </w:r>
          </w:p>
          <w:p w14:paraId="7E0562E1" w14:textId="70302C3A" w:rsidR="00A46CC2" w:rsidRPr="00751CB6" w:rsidRDefault="00A46CC2" w:rsidP="00751CB6">
            <w:pPr>
              <w:pStyle w:val="ListParagraph"/>
              <w:numPr>
                <w:ilvl w:val="1"/>
                <w:numId w:val="29"/>
              </w:numPr>
              <w:rPr>
                <w:lang w:val="en-US"/>
              </w:rPr>
            </w:pPr>
            <w:r>
              <w:rPr>
                <w:lang w:val="en-US"/>
              </w:rPr>
              <w:t>User case end</w:t>
            </w:r>
          </w:p>
        </w:tc>
      </w:tr>
    </w:tbl>
    <w:p w14:paraId="0BFF187C" w14:textId="50EF7BE1" w:rsidR="00424DBA" w:rsidRDefault="00424DBA" w:rsidP="00424DBA">
      <w:pPr>
        <w:rPr>
          <w:lang w:val="en-US"/>
        </w:rPr>
      </w:pPr>
    </w:p>
    <w:p w14:paraId="0E704B5F" w14:textId="77777777" w:rsidR="00424DBA" w:rsidRDefault="00424DBA">
      <w:pPr>
        <w:spacing w:line="259" w:lineRule="auto"/>
        <w:rPr>
          <w:lang w:val="en-US"/>
        </w:rPr>
      </w:pPr>
      <w:r>
        <w:rPr>
          <w:lang w:val="en-US"/>
        </w:rPr>
        <w:br w:type="page"/>
      </w:r>
    </w:p>
    <w:p w14:paraId="7DDAE0D0" w14:textId="77777777" w:rsidR="00424DBA" w:rsidRPr="00424DBA" w:rsidRDefault="00424DBA" w:rsidP="00424DBA">
      <w:pPr>
        <w:rPr>
          <w:lang w:val="en-US"/>
        </w:rPr>
      </w:pPr>
    </w:p>
    <w:p w14:paraId="39BC9417" w14:textId="307C4A7B" w:rsidR="005B22F5" w:rsidRDefault="00AF1D2D" w:rsidP="000F6330">
      <w:pPr>
        <w:pStyle w:val="Heading4"/>
        <w:rPr>
          <w:lang w:val="en-US"/>
        </w:rPr>
      </w:pPr>
      <w:r>
        <w:rPr>
          <w:lang w:val="en-US"/>
        </w:rPr>
        <w:t xml:space="preserve">Requirement </w:t>
      </w:r>
      <w:r w:rsidRPr="000F6330">
        <w:t>Traceability</w:t>
      </w:r>
      <w:r>
        <w:rPr>
          <w:lang w:val="en-US"/>
        </w:rPr>
        <w:t xml:space="preserve">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A61739">
            <w:pPr>
              <w:pStyle w:val="ListParagraph"/>
              <w:numPr>
                <w:ilvl w:val="0"/>
                <w:numId w:val="16"/>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2830EE2" w:rsidR="00B72D62" w:rsidRDefault="007B2058" w:rsidP="00D05FF0">
            <w:pPr>
              <w:rPr>
                <w:rFonts w:cs="Times New Roman"/>
                <w:szCs w:val="24"/>
                <w:lang w:val="en-US"/>
              </w:rPr>
            </w:pPr>
            <w:r>
              <w:rPr>
                <w:lang w:val="en-US"/>
              </w:rPr>
              <w:t>Select item from product list</w:t>
            </w:r>
          </w:p>
        </w:tc>
      </w:tr>
      <w:tr w:rsidR="00B72D62" w14:paraId="5028D598" w14:textId="77777777" w:rsidTr="00BE1756">
        <w:trPr>
          <w:trHeight w:val="298"/>
        </w:trPr>
        <w:tc>
          <w:tcPr>
            <w:tcW w:w="446" w:type="pct"/>
          </w:tcPr>
          <w:p w14:paraId="1EAF8620" w14:textId="77777777" w:rsidR="00B72D62" w:rsidRPr="0043331B" w:rsidRDefault="00B72D62" w:rsidP="00A61739">
            <w:pPr>
              <w:pStyle w:val="ListParagraph"/>
              <w:numPr>
                <w:ilvl w:val="0"/>
                <w:numId w:val="16"/>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20A1E572" w:rsidR="00B72D62" w:rsidRDefault="007B2058" w:rsidP="00D05FF0">
            <w:pPr>
              <w:rPr>
                <w:rFonts w:cs="Times New Roman"/>
                <w:szCs w:val="24"/>
                <w:lang w:val="en-US"/>
              </w:rPr>
            </w:pPr>
            <w:r>
              <w:rPr>
                <w:lang w:val="en-US"/>
              </w:rPr>
              <w:t>Display menu</w:t>
            </w:r>
          </w:p>
        </w:tc>
      </w:tr>
      <w:tr w:rsidR="00B72D62" w14:paraId="384BFDF8" w14:textId="77777777" w:rsidTr="00BE1756">
        <w:trPr>
          <w:trHeight w:val="298"/>
        </w:trPr>
        <w:tc>
          <w:tcPr>
            <w:tcW w:w="446" w:type="pct"/>
          </w:tcPr>
          <w:p w14:paraId="499719BC" w14:textId="77777777" w:rsidR="00B72D62" w:rsidRPr="0043331B" w:rsidRDefault="00B72D62" w:rsidP="00A61739">
            <w:pPr>
              <w:pStyle w:val="ListParagraph"/>
              <w:numPr>
                <w:ilvl w:val="0"/>
                <w:numId w:val="16"/>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2CF41B07" w:rsidR="00B72D62" w:rsidRDefault="007B2058" w:rsidP="00D05FF0">
            <w:pPr>
              <w:rPr>
                <w:rFonts w:cs="Times New Roman"/>
                <w:szCs w:val="24"/>
                <w:lang w:val="en-US"/>
              </w:rPr>
            </w:pPr>
            <w:r>
              <w:rPr>
                <w:lang w:val="en-US"/>
              </w:rPr>
              <w:t>Home page</w:t>
            </w:r>
          </w:p>
        </w:tc>
      </w:tr>
      <w:tr w:rsidR="00B72D62" w14:paraId="12CF6D6A" w14:textId="77777777" w:rsidTr="00BE1756">
        <w:trPr>
          <w:trHeight w:val="298"/>
        </w:trPr>
        <w:tc>
          <w:tcPr>
            <w:tcW w:w="446" w:type="pct"/>
          </w:tcPr>
          <w:p w14:paraId="565ADE8C" w14:textId="77777777" w:rsidR="00B72D62" w:rsidRPr="0043331B" w:rsidRDefault="00B72D62" w:rsidP="00A61739">
            <w:pPr>
              <w:pStyle w:val="ListParagraph"/>
              <w:numPr>
                <w:ilvl w:val="0"/>
                <w:numId w:val="16"/>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0B92AFC1" w:rsidR="00B72D62" w:rsidRDefault="007B2058" w:rsidP="00D05FF0">
            <w:pPr>
              <w:rPr>
                <w:rFonts w:cs="Times New Roman"/>
                <w:szCs w:val="24"/>
                <w:lang w:val="en-US"/>
              </w:rPr>
            </w:pPr>
            <w:r>
              <w:rPr>
                <w:lang w:val="en-US"/>
              </w:rPr>
              <w:t>Display error message</w:t>
            </w:r>
          </w:p>
        </w:tc>
      </w:tr>
      <w:tr w:rsidR="007B2058" w14:paraId="5F388FD4" w14:textId="77777777" w:rsidTr="00BE1756">
        <w:trPr>
          <w:trHeight w:val="298"/>
        </w:trPr>
        <w:tc>
          <w:tcPr>
            <w:tcW w:w="446" w:type="pct"/>
          </w:tcPr>
          <w:p w14:paraId="4B35F950" w14:textId="77777777" w:rsidR="007B2058" w:rsidRPr="0043331B" w:rsidRDefault="007B2058" w:rsidP="007B2058">
            <w:pPr>
              <w:pStyle w:val="ListParagraph"/>
              <w:numPr>
                <w:ilvl w:val="0"/>
                <w:numId w:val="16"/>
              </w:numPr>
              <w:rPr>
                <w:rFonts w:cs="Times New Roman"/>
                <w:szCs w:val="24"/>
                <w:lang w:val="en-US"/>
              </w:rPr>
            </w:pPr>
          </w:p>
        </w:tc>
        <w:tc>
          <w:tcPr>
            <w:tcW w:w="1097" w:type="pct"/>
          </w:tcPr>
          <w:p w14:paraId="70AA46CE" w14:textId="359CF0AE" w:rsidR="007B2058" w:rsidRDefault="007B2058" w:rsidP="007B2058">
            <w:pPr>
              <w:rPr>
                <w:rFonts w:cs="Times New Roman"/>
                <w:szCs w:val="24"/>
                <w:lang w:val="en-US"/>
              </w:rPr>
            </w:pPr>
            <w:r>
              <w:rPr>
                <w:rFonts w:cs="Times New Roman"/>
                <w:szCs w:val="24"/>
                <w:lang w:val="en-US"/>
              </w:rPr>
              <w:t>SRS_REQ_02_01</w:t>
            </w:r>
          </w:p>
        </w:tc>
        <w:tc>
          <w:tcPr>
            <w:tcW w:w="3457" w:type="pct"/>
          </w:tcPr>
          <w:p w14:paraId="4F6B3762" w14:textId="45EB4EF5" w:rsidR="007B2058" w:rsidRDefault="00906217" w:rsidP="007B2058">
            <w:pPr>
              <w:rPr>
                <w:rFonts w:cs="Times New Roman"/>
                <w:szCs w:val="24"/>
                <w:lang w:val="en-US"/>
              </w:rPr>
            </w:pPr>
            <w:r>
              <w:rPr>
                <w:lang w:val="en-US"/>
              </w:rPr>
              <w:t>Select &lt;Get Recommendation&gt;</w:t>
            </w:r>
          </w:p>
        </w:tc>
      </w:tr>
      <w:tr w:rsidR="007B2058" w14:paraId="7D4095FC" w14:textId="77777777" w:rsidTr="00BE1756">
        <w:trPr>
          <w:trHeight w:val="298"/>
        </w:trPr>
        <w:tc>
          <w:tcPr>
            <w:tcW w:w="446" w:type="pct"/>
          </w:tcPr>
          <w:p w14:paraId="68E1C609" w14:textId="77777777" w:rsidR="007B2058" w:rsidRPr="0043331B" w:rsidRDefault="007B2058" w:rsidP="007B2058">
            <w:pPr>
              <w:pStyle w:val="ListParagraph"/>
              <w:numPr>
                <w:ilvl w:val="0"/>
                <w:numId w:val="16"/>
              </w:numPr>
              <w:rPr>
                <w:rFonts w:cs="Times New Roman"/>
                <w:szCs w:val="24"/>
                <w:lang w:val="en-US"/>
              </w:rPr>
            </w:pPr>
          </w:p>
        </w:tc>
        <w:tc>
          <w:tcPr>
            <w:tcW w:w="1097" w:type="pct"/>
          </w:tcPr>
          <w:p w14:paraId="38774766" w14:textId="0F38F598" w:rsidR="007B2058" w:rsidRDefault="007B2058" w:rsidP="007B2058">
            <w:pPr>
              <w:rPr>
                <w:rFonts w:cs="Times New Roman"/>
                <w:szCs w:val="24"/>
                <w:lang w:val="en-US"/>
              </w:rPr>
            </w:pPr>
            <w:r>
              <w:rPr>
                <w:rFonts w:cs="Times New Roman"/>
                <w:szCs w:val="24"/>
                <w:lang w:val="en-US"/>
              </w:rPr>
              <w:t>SRS_REQ_02_02</w:t>
            </w:r>
          </w:p>
        </w:tc>
        <w:tc>
          <w:tcPr>
            <w:tcW w:w="3457" w:type="pct"/>
          </w:tcPr>
          <w:p w14:paraId="52FADEC2" w14:textId="7C8933D3" w:rsidR="007B2058" w:rsidRDefault="00906217" w:rsidP="007B2058">
            <w:pPr>
              <w:rPr>
                <w:rFonts w:cs="Times New Roman"/>
                <w:szCs w:val="24"/>
                <w:lang w:val="en-US"/>
              </w:rPr>
            </w:pPr>
            <w:r>
              <w:rPr>
                <w:lang w:val="en-US"/>
              </w:rPr>
              <w:t>Display Menu</w:t>
            </w:r>
          </w:p>
        </w:tc>
      </w:tr>
      <w:tr w:rsidR="007B2058" w14:paraId="55498930" w14:textId="77777777" w:rsidTr="00BE1756">
        <w:trPr>
          <w:trHeight w:val="298"/>
        </w:trPr>
        <w:tc>
          <w:tcPr>
            <w:tcW w:w="446" w:type="pct"/>
          </w:tcPr>
          <w:p w14:paraId="1A99FCCD" w14:textId="77777777" w:rsidR="007B2058" w:rsidRPr="0043331B" w:rsidRDefault="007B2058" w:rsidP="007B2058">
            <w:pPr>
              <w:pStyle w:val="ListParagraph"/>
              <w:numPr>
                <w:ilvl w:val="0"/>
                <w:numId w:val="16"/>
              </w:numPr>
              <w:rPr>
                <w:rFonts w:cs="Times New Roman"/>
                <w:szCs w:val="24"/>
                <w:lang w:val="en-US"/>
              </w:rPr>
            </w:pPr>
          </w:p>
        </w:tc>
        <w:tc>
          <w:tcPr>
            <w:tcW w:w="1097" w:type="pct"/>
          </w:tcPr>
          <w:p w14:paraId="2084049D" w14:textId="0A71E2CB" w:rsidR="007B2058" w:rsidRDefault="007B2058" w:rsidP="007B2058">
            <w:pPr>
              <w:rPr>
                <w:rFonts w:cs="Times New Roman"/>
                <w:szCs w:val="24"/>
                <w:lang w:val="en-US"/>
              </w:rPr>
            </w:pPr>
            <w:r>
              <w:rPr>
                <w:rFonts w:cs="Times New Roman"/>
                <w:szCs w:val="24"/>
                <w:lang w:val="en-US"/>
              </w:rPr>
              <w:t>SRS_REQ_02_03</w:t>
            </w:r>
          </w:p>
        </w:tc>
        <w:tc>
          <w:tcPr>
            <w:tcW w:w="3457" w:type="pct"/>
          </w:tcPr>
          <w:p w14:paraId="03B1C119" w14:textId="71A24884" w:rsidR="007B2058" w:rsidRDefault="00906217" w:rsidP="007B2058">
            <w:pPr>
              <w:rPr>
                <w:rFonts w:cs="Times New Roman"/>
                <w:szCs w:val="24"/>
                <w:lang w:val="en-US"/>
              </w:rPr>
            </w:pPr>
            <w:r>
              <w:rPr>
                <w:lang w:val="en-US"/>
              </w:rPr>
              <w:t>Display Menu</w:t>
            </w:r>
          </w:p>
        </w:tc>
      </w:tr>
      <w:tr w:rsidR="007B2058" w14:paraId="0206594A" w14:textId="77777777" w:rsidTr="00BE1756">
        <w:trPr>
          <w:trHeight w:val="298"/>
        </w:trPr>
        <w:tc>
          <w:tcPr>
            <w:tcW w:w="446" w:type="pct"/>
          </w:tcPr>
          <w:p w14:paraId="3B6E2000" w14:textId="77777777" w:rsidR="007B2058" w:rsidRPr="0043331B" w:rsidRDefault="007B2058" w:rsidP="007B2058">
            <w:pPr>
              <w:pStyle w:val="ListParagraph"/>
              <w:numPr>
                <w:ilvl w:val="0"/>
                <w:numId w:val="16"/>
              </w:numPr>
              <w:rPr>
                <w:rFonts w:cs="Times New Roman"/>
                <w:szCs w:val="24"/>
                <w:lang w:val="en-US"/>
              </w:rPr>
            </w:pPr>
          </w:p>
        </w:tc>
        <w:tc>
          <w:tcPr>
            <w:tcW w:w="1097" w:type="pct"/>
          </w:tcPr>
          <w:p w14:paraId="0ACE6DC7" w14:textId="02CFCD26" w:rsidR="007B2058" w:rsidRDefault="007B2058" w:rsidP="007B2058">
            <w:pPr>
              <w:rPr>
                <w:rFonts w:cs="Times New Roman"/>
                <w:szCs w:val="24"/>
                <w:lang w:val="en-US"/>
              </w:rPr>
            </w:pPr>
            <w:r>
              <w:rPr>
                <w:rFonts w:cs="Times New Roman"/>
                <w:szCs w:val="24"/>
                <w:lang w:val="en-US"/>
              </w:rPr>
              <w:t>SRS_REQ_02_0</w:t>
            </w:r>
            <w:r w:rsidR="00862F77">
              <w:rPr>
                <w:rFonts w:cs="Times New Roman"/>
                <w:szCs w:val="24"/>
                <w:lang w:val="en-US"/>
              </w:rPr>
              <w:t>4</w:t>
            </w:r>
          </w:p>
        </w:tc>
        <w:tc>
          <w:tcPr>
            <w:tcW w:w="3457" w:type="pct"/>
          </w:tcPr>
          <w:p w14:paraId="2C56339A" w14:textId="7F041BBC" w:rsidR="007B2058" w:rsidRDefault="00906217" w:rsidP="007B2058">
            <w:pPr>
              <w:rPr>
                <w:rFonts w:cs="Times New Roman"/>
                <w:szCs w:val="24"/>
                <w:lang w:val="en-US"/>
              </w:rPr>
            </w:pPr>
            <w:r>
              <w:rPr>
                <w:lang w:val="en-US"/>
              </w:rPr>
              <w:t xml:space="preserve">Select &lt;home page&gt;  </w:t>
            </w:r>
          </w:p>
        </w:tc>
      </w:tr>
      <w:tr w:rsidR="008A4217" w14:paraId="776F2A1D" w14:textId="77777777" w:rsidTr="00BE1756">
        <w:trPr>
          <w:trHeight w:val="298"/>
        </w:trPr>
        <w:tc>
          <w:tcPr>
            <w:tcW w:w="446" w:type="pct"/>
          </w:tcPr>
          <w:p w14:paraId="798AB93D"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59F1564A" w14:textId="3D50ECD3" w:rsidR="008A4217" w:rsidRDefault="008A4217" w:rsidP="008A4217">
            <w:pPr>
              <w:rPr>
                <w:rFonts w:cs="Times New Roman"/>
                <w:szCs w:val="24"/>
                <w:lang w:val="en-US"/>
              </w:rPr>
            </w:pPr>
            <w:r>
              <w:rPr>
                <w:rFonts w:cs="Times New Roman"/>
                <w:szCs w:val="24"/>
                <w:lang w:val="en-US"/>
              </w:rPr>
              <w:t>SRS_REQ_02_0</w:t>
            </w:r>
            <w:r w:rsidR="00862F77">
              <w:rPr>
                <w:rFonts w:cs="Times New Roman"/>
                <w:szCs w:val="24"/>
                <w:lang w:val="en-US"/>
              </w:rPr>
              <w:t>5</w:t>
            </w:r>
          </w:p>
        </w:tc>
        <w:tc>
          <w:tcPr>
            <w:tcW w:w="3457" w:type="pct"/>
          </w:tcPr>
          <w:p w14:paraId="1A883BE9" w14:textId="38D2AAF2" w:rsidR="008A4217" w:rsidRDefault="008A4217" w:rsidP="008A4217">
            <w:pPr>
              <w:rPr>
                <w:lang w:val="en-US"/>
              </w:rPr>
            </w:pPr>
            <w:r>
              <w:rPr>
                <w:lang w:val="en-US"/>
              </w:rPr>
              <w:t>Press &lt;cancel&gt; button</w:t>
            </w:r>
          </w:p>
        </w:tc>
      </w:tr>
      <w:tr w:rsidR="008A4217" w14:paraId="05528AC3" w14:textId="77777777" w:rsidTr="00BE1756">
        <w:trPr>
          <w:trHeight w:val="298"/>
        </w:trPr>
        <w:tc>
          <w:tcPr>
            <w:tcW w:w="446" w:type="pct"/>
          </w:tcPr>
          <w:p w14:paraId="736C1F11"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15F0C9E9" w14:textId="093EAA12" w:rsidR="008A4217" w:rsidRDefault="008A4217" w:rsidP="008A4217">
            <w:pPr>
              <w:rPr>
                <w:rFonts w:cs="Times New Roman"/>
                <w:szCs w:val="24"/>
                <w:lang w:val="en-US"/>
              </w:rPr>
            </w:pPr>
            <w:r>
              <w:rPr>
                <w:rFonts w:cs="Times New Roman"/>
                <w:szCs w:val="24"/>
                <w:lang w:val="en-US"/>
              </w:rPr>
              <w:t>SRS_REQ_02_0</w:t>
            </w:r>
            <w:r w:rsidR="00862F77">
              <w:rPr>
                <w:rFonts w:cs="Times New Roman"/>
                <w:szCs w:val="24"/>
                <w:lang w:val="en-US"/>
              </w:rPr>
              <w:t>6</w:t>
            </w:r>
          </w:p>
        </w:tc>
        <w:tc>
          <w:tcPr>
            <w:tcW w:w="3457" w:type="pct"/>
          </w:tcPr>
          <w:p w14:paraId="517EB780" w14:textId="0A4BDC42" w:rsidR="008A4217" w:rsidRDefault="008A4217" w:rsidP="008A4217">
            <w:pPr>
              <w:rPr>
                <w:lang w:val="en-US"/>
              </w:rPr>
            </w:pPr>
            <w:r>
              <w:rPr>
                <w:lang w:val="en-US"/>
              </w:rPr>
              <w:t>Display error message</w:t>
            </w:r>
          </w:p>
        </w:tc>
      </w:tr>
      <w:tr w:rsidR="008A4217" w14:paraId="49F2A2BB" w14:textId="77777777" w:rsidTr="00BE1756">
        <w:trPr>
          <w:trHeight w:val="298"/>
        </w:trPr>
        <w:tc>
          <w:tcPr>
            <w:tcW w:w="446" w:type="pct"/>
          </w:tcPr>
          <w:p w14:paraId="0487CB47"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688E24E1" w14:textId="179B2EA7" w:rsidR="008A4217" w:rsidRDefault="008A4217" w:rsidP="008A4217">
            <w:pPr>
              <w:rPr>
                <w:rFonts w:cs="Times New Roman"/>
                <w:szCs w:val="24"/>
                <w:lang w:val="en-US"/>
              </w:rPr>
            </w:pPr>
            <w:r>
              <w:rPr>
                <w:rFonts w:cs="Times New Roman"/>
                <w:szCs w:val="24"/>
                <w:lang w:val="en-US"/>
              </w:rPr>
              <w:t>SRS_REQ_03_01</w:t>
            </w:r>
          </w:p>
        </w:tc>
        <w:tc>
          <w:tcPr>
            <w:tcW w:w="3457" w:type="pct"/>
          </w:tcPr>
          <w:p w14:paraId="3029AD85" w14:textId="16E498C5" w:rsidR="008A4217" w:rsidRDefault="008A4217" w:rsidP="008A4217">
            <w:pPr>
              <w:tabs>
                <w:tab w:val="left" w:pos="970"/>
              </w:tabs>
              <w:rPr>
                <w:lang w:val="en-US"/>
              </w:rPr>
            </w:pPr>
            <w:r>
              <w:rPr>
                <w:lang w:val="en-US"/>
              </w:rPr>
              <w:t>Receiving Request</w:t>
            </w:r>
            <w:r>
              <w:rPr>
                <w:lang w:val="en-US"/>
              </w:rPr>
              <w:tab/>
            </w:r>
          </w:p>
        </w:tc>
      </w:tr>
      <w:tr w:rsidR="008A4217" w14:paraId="7C1D9BCF" w14:textId="77777777" w:rsidTr="00BE1756">
        <w:trPr>
          <w:trHeight w:val="298"/>
        </w:trPr>
        <w:tc>
          <w:tcPr>
            <w:tcW w:w="446" w:type="pct"/>
          </w:tcPr>
          <w:p w14:paraId="227862D9"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7F74D7D9" w14:textId="19C3017D" w:rsidR="008A4217" w:rsidRDefault="008A4217" w:rsidP="008A4217">
            <w:pPr>
              <w:rPr>
                <w:rFonts w:cs="Times New Roman"/>
                <w:szCs w:val="24"/>
                <w:lang w:val="en-US"/>
              </w:rPr>
            </w:pPr>
            <w:r>
              <w:rPr>
                <w:rFonts w:cs="Times New Roman"/>
                <w:szCs w:val="24"/>
                <w:lang w:val="en-US"/>
              </w:rPr>
              <w:t>SRS_REQ_03_02</w:t>
            </w:r>
          </w:p>
        </w:tc>
        <w:tc>
          <w:tcPr>
            <w:tcW w:w="3457" w:type="pct"/>
          </w:tcPr>
          <w:p w14:paraId="4089A8CD" w14:textId="54757B32" w:rsidR="008A4217" w:rsidRDefault="008A4217" w:rsidP="008A4217">
            <w:pPr>
              <w:rPr>
                <w:lang w:val="en-US"/>
              </w:rPr>
            </w:pPr>
            <w:r>
              <w:rPr>
                <w:lang w:val="en-US"/>
              </w:rPr>
              <w:t>Return result</w:t>
            </w:r>
          </w:p>
        </w:tc>
      </w:tr>
      <w:tr w:rsidR="008A4217" w14:paraId="63C6E246" w14:textId="77777777" w:rsidTr="00BE1756">
        <w:trPr>
          <w:trHeight w:val="298"/>
        </w:trPr>
        <w:tc>
          <w:tcPr>
            <w:tcW w:w="446" w:type="pct"/>
          </w:tcPr>
          <w:p w14:paraId="1BB07079"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5AD786A1" w14:textId="6E3EB463" w:rsidR="008A4217" w:rsidRDefault="008A4217" w:rsidP="008A4217">
            <w:pPr>
              <w:rPr>
                <w:rFonts w:cs="Times New Roman"/>
                <w:szCs w:val="24"/>
                <w:lang w:val="en-US"/>
              </w:rPr>
            </w:pPr>
            <w:r>
              <w:rPr>
                <w:rFonts w:cs="Times New Roman"/>
                <w:szCs w:val="24"/>
                <w:lang w:val="en-US"/>
              </w:rPr>
              <w:t>SRS_REQ_03_03</w:t>
            </w:r>
          </w:p>
        </w:tc>
        <w:tc>
          <w:tcPr>
            <w:tcW w:w="3457" w:type="pct"/>
          </w:tcPr>
          <w:p w14:paraId="1954C2EE" w14:textId="3AFAFFAA" w:rsidR="008A4217" w:rsidRDefault="008A4217" w:rsidP="008A4217">
            <w:pPr>
              <w:rPr>
                <w:lang w:val="en-US"/>
              </w:rPr>
            </w:pPr>
            <w:r>
              <w:rPr>
                <w:lang w:val="en-US"/>
              </w:rPr>
              <w:t>Set Error Message</w:t>
            </w:r>
          </w:p>
        </w:tc>
      </w:tr>
      <w:tr w:rsidR="008A4217" w14:paraId="44562B8E" w14:textId="77777777" w:rsidTr="00BE1756">
        <w:trPr>
          <w:trHeight w:val="298"/>
        </w:trPr>
        <w:tc>
          <w:tcPr>
            <w:tcW w:w="446" w:type="pct"/>
          </w:tcPr>
          <w:p w14:paraId="1F40428F" w14:textId="77777777" w:rsidR="008A4217" w:rsidRPr="0043331B" w:rsidRDefault="008A4217" w:rsidP="008A4217">
            <w:pPr>
              <w:pStyle w:val="ListParagraph"/>
              <w:numPr>
                <w:ilvl w:val="0"/>
                <w:numId w:val="16"/>
              </w:numPr>
              <w:rPr>
                <w:rFonts w:cs="Times New Roman"/>
                <w:szCs w:val="24"/>
                <w:lang w:val="en-US"/>
              </w:rPr>
            </w:pPr>
          </w:p>
        </w:tc>
        <w:tc>
          <w:tcPr>
            <w:tcW w:w="1097" w:type="pct"/>
          </w:tcPr>
          <w:p w14:paraId="7F462F47" w14:textId="38D1BAE0" w:rsidR="008A4217" w:rsidRDefault="008A4217" w:rsidP="008A4217">
            <w:pPr>
              <w:rPr>
                <w:rFonts w:cs="Times New Roman"/>
                <w:szCs w:val="24"/>
                <w:lang w:val="en-US"/>
              </w:rPr>
            </w:pPr>
            <w:r>
              <w:rPr>
                <w:rFonts w:cs="Times New Roman"/>
                <w:szCs w:val="24"/>
                <w:lang w:val="en-US"/>
              </w:rPr>
              <w:t>SRS_REQ_03_04</w:t>
            </w:r>
          </w:p>
        </w:tc>
        <w:tc>
          <w:tcPr>
            <w:tcW w:w="3457" w:type="pct"/>
          </w:tcPr>
          <w:p w14:paraId="4290B400" w14:textId="4F909B59" w:rsidR="008A4217" w:rsidRDefault="008A4217" w:rsidP="008A4217">
            <w:pPr>
              <w:rPr>
                <w:lang w:val="en-US"/>
              </w:rPr>
            </w:pPr>
            <w:r>
              <w:rPr>
                <w:lang w:val="en-US"/>
              </w:rPr>
              <w:t>Set Error Message</w:t>
            </w:r>
          </w:p>
        </w:tc>
      </w:tr>
    </w:tbl>
    <w:p w14:paraId="6BA8B4D1" w14:textId="79BCC6C0" w:rsidR="00025E4E" w:rsidRDefault="00025E4E" w:rsidP="003C7FAB">
      <w:pPr>
        <w:rPr>
          <w:ins w:id="929" w:author="Zhong MIng Tan" w:date="2020-10-17T14:38:00Z"/>
          <w:lang w:val="en-US"/>
        </w:rPr>
      </w:pPr>
    </w:p>
    <w:p w14:paraId="5A21A232" w14:textId="77777777" w:rsidR="00025E4E" w:rsidRDefault="00025E4E">
      <w:pPr>
        <w:spacing w:line="259" w:lineRule="auto"/>
        <w:rPr>
          <w:ins w:id="930" w:author="Zhong MIng Tan" w:date="2020-10-17T14:38:00Z"/>
          <w:lang w:val="en-US"/>
        </w:rPr>
      </w:pPr>
      <w:ins w:id="931" w:author="Zhong MIng Tan" w:date="2020-10-17T14:38:00Z">
        <w:r>
          <w:rPr>
            <w:lang w:val="en-US"/>
          </w:rPr>
          <w:br w:type="page"/>
        </w:r>
      </w:ins>
    </w:p>
    <w:p w14:paraId="00954676" w14:textId="57583380" w:rsidR="003C7FAB" w:rsidDel="00025E4E" w:rsidRDefault="003C7FAB" w:rsidP="003C7FAB">
      <w:pPr>
        <w:rPr>
          <w:del w:id="932" w:author="Zhong MIng Tan" w:date="2020-10-17T14:38:00Z"/>
          <w:lang w:val="en-US"/>
        </w:rPr>
      </w:pPr>
    </w:p>
    <w:p w14:paraId="0A051B13" w14:textId="1FE9A81C" w:rsidR="003D0DA2" w:rsidRDefault="003D0DA2" w:rsidP="00D05FF0">
      <w:pPr>
        <w:pStyle w:val="Heading4"/>
        <w:rPr>
          <w:ins w:id="933" w:author="Zhong MIng Tan" w:date="2020-10-17T14:38:00Z"/>
          <w:rFonts w:cs="Times New Roman"/>
          <w:szCs w:val="24"/>
          <w:lang w:val="en-US"/>
        </w:rPr>
      </w:pPr>
      <w:r w:rsidRPr="00123055">
        <w:rPr>
          <w:rFonts w:cs="Times New Roman"/>
          <w:szCs w:val="24"/>
          <w:lang w:val="en-US"/>
        </w:rPr>
        <w:t>Activity Diagram</w:t>
      </w:r>
    </w:p>
    <w:p w14:paraId="61E30014" w14:textId="54C5E950" w:rsidR="00025E4E" w:rsidRDefault="00025E4E" w:rsidP="00025E4E">
      <w:pPr>
        <w:rPr>
          <w:ins w:id="934" w:author="Zhong MIng Tan" w:date="2020-10-17T14:38:00Z"/>
          <w:lang w:val="en-US"/>
        </w:rPr>
      </w:pPr>
      <w:ins w:id="935" w:author="Zhong MIng Tan" w:date="2020-10-17T14:38:00Z">
        <w:r>
          <w:rPr>
            <w:lang w:val="en-US"/>
          </w:rPr>
          <w:t>Get Recommendation</w:t>
        </w:r>
      </w:ins>
    </w:p>
    <w:p w14:paraId="783DD278" w14:textId="28F22B1B" w:rsidR="00025E4E" w:rsidRDefault="00025E4E" w:rsidP="00025E4E">
      <w:pPr>
        <w:rPr>
          <w:ins w:id="936" w:author="Zhong MIng Tan" w:date="2020-10-17T14:38:00Z"/>
          <w:lang w:val="en-US"/>
        </w:rPr>
      </w:pPr>
      <w:ins w:id="937" w:author="Zhong MIng Tan" w:date="2020-10-17T14:38:00Z">
        <w:r>
          <w:rPr>
            <w:noProof/>
            <w:lang w:val="en-US"/>
          </w:rPr>
          <w:drawing>
            <wp:inline distT="0" distB="0" distL="0" distR="0" wp14:anchorId="604A84F0" wp14:editId="170B1270">
              <wp:extent cx="4201160" cy="7781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1160" cy="7781925"/>
                      </a:xfrm>
                      <a:prstGeom prst="rect">
                        <a:avLst/>
                      </a:prstGeom>
                      <a:noFill/>
                      <a:ln>
                        <a:noFill/>
                      </a:ln>
                    </pic:spPr>
                  </pic:pic>
                </a:graphicData>
              </a:graphic>
            </wp:inline>
          </w:drawing>
        </w:r>
      </w:ins>
    </w:p>
    <w:p w14:paraId="6D6C645A" w14:textId="77777777" w:rsidR="00025E4E" w:rsidRDefault="00025E4E">
      <w:pPr>
        <w:spacing w:line="259" w:lineRule="auto"/>
        <w:rPr>
          <w:ins w:id="938" w:author="Zhong MIng Tan" w:date="2020-10-17T14:38:00Z"/>
          <w:lang w:val="en-US"/>
        </w:rPr>
      </w:pPr>
      <w:ins w:id="939" w:author="Zhong MIng Tan" w:date="2020-10-17T14:38:00Z">
        <w:r>
          <w:rPr>
            <w:lang w:val="en-US"/>
          </w:rPr>
          <w:br w:type="page"/>
        </w:r>
      </w:ins>
    </w:p>
    <w:p w14:paraId="01A16D7E" w14:textId="18E03CBD" w:rsidR="00025E4E" w:rsidRDefault="00025E4E" w:rsidP="00025E4E">
      <w:pPr>
        <w:rPr>
          <w:ins w:id="940" w:author="Zhong MIng Tan" w:date="2020-10-17T14:39:00Z"/>
          <w:lang w:val="en-US"/>
        </w:rPr>
      </w:pPr>
      <w:ins w:id="941" w:author="Zhong MIng Tan" w:date="2020-10-17T14:39:00Z">
        <w:r>
          <w:rPr>
            <w:lang w:val="en-US"/>
          </w:rPr>
          <w:lastRenderedPageBreak/>
          <w:t>Display Product Information</w:t>
        </w:r>
      </w:ins>
    </w:p>
    <w:p w14:paraId="6D86D4D5" w14:textId="19CF0E71" w:rsidR="00025E4E" w:rsidRDefault="00025E4E" w:rsidP="00025E4E">
      <w:pPr>
        <w:rPr>
          <w:ins w:id="942" w:author="Zhong MIng Tan" w:date="2020-10-17T14:39:00Z"/>
          <w:lang w:val="en-US"/>
        </w:rPr>
      </w:pPr>
      <w:ins w:id="943" w:author="Zhong MIng Tan" w:date="2020-10-17T14:39:00Z">
        <w:r>
          <w:rPr>
            <w:noProof/>
            <w:lang w:val="en-US"/>
          </w:rPr>
          <w:drawing>
            <wp:inline distT="0" distB="0" distL="0" distR="0" wp14:anchorId="32FD0F57" wp14:editId="3F874578">
              <wp:extent cx="4066540" cy="659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6540" cy="6598920"/>
                      </a:xfrm>
                      <a:prstGeom prst="rect">
                        <a:avLst/>
                      </a:prstGeom>
                      <a:noFill/>
                      <a:ln>
                        <a:noFill/>
                      </a:ln>
                    </pic:spPr>
                  </pic:pic>
                </a:graphicData>
              </a:graphic>
            </wp:inline>
          </w:drawing>
        </w:r>
      </w:ins>
    </w:p>
    <w:p w14:paraId="3769D646" w14:textId="77777777" w:rsidR="00025E4E" w:rsidRDefault="00025E4E">
      <w:pPr>
        <w:spacing w:line="259" w:lineRule="auto"/>
        <w:rPr>
          <w:ins w:id="944" w:author="Zhong MIng Tan" w:date="2020-10-17T14:39:00Z"/>
          <w:lang w:val="en-US"/>
        </w:rPr>
      </w:pPr>
      <w:ins w:id="945" w:author="Zhong MIng Tan" w:date="2020-10-17T14:39:00Z">
        <w:r>
          <w:rPr>
            <w:lang w:val="en-US"/>
          </w:rPr>
          <w:br w:type="page"/>
        </w:r>
      </w:ins>
    </w:p>
    <w:p w14:paraId="4DA3A3C8" w14:textId="489EFF47" w:rsidR="00025E4E" w:rsidRDefault="00025E4E" w:rsidP="00025E4E">
      <w:pPr>
        <w:rPr>
          <w:ins w:id="946" w:author="Zhong MIng Tan" w:date="2020-10-17T14:39:00Z"/>
          <w:lang w:val="en-US"/>
        </w:rPr>
      </w:pPr>
      <w:ins w:id="947" w:author="Zhong MIng Tan" w:date="2020-10-17T14:39:00Z">
        <w:r>
          <w:rPr>
            <w:lang w:val="en-US"/>
          </w:rPr>
          <w:lastRenderedPageBreak/>
          <w:t>Forward Result</w:t>
        </w:r>
      </w:ins>
    </w:p>
    <w:p w14:paraId="16B4177E" w14:textId="19C9D926" w:rsidR="00025E4E" w:rsidRPr="001E745F" w:rsidRDefault="00025E4E" w:rsidP="00025E4E">
      <w:pPr>
        <w:rPr>
          <w:lang w:val="en-US"/>
        </w:rPr>
        <w:pPrChange w:id="948" w:author="Zhong MIng Tan" w:date="2020-10-17T14:38:00Z">
          <w:pPr>
            <w:pStyle w:val="Heading4"/>
          </w:pPr>
        </w:pPrChange>
      </w:pPr>
      <w:ins w:id="949" w:author="Zhong MIng Tan" w:date="2020-10-17T14:39:00Z">
        <w:r>
          <w:rPr>
            <w:noProof/>
            <w:lang w:val="en-US"/>
          </w:rPr>
          <w:drawing>
            <wp:inline distT="0" distB="0" distL="0" distR="0" wp14:anchorId="0F1D7DF1" wp14:editId="0E34C72E">
              <wp:extent cx="4277995" cy="709803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7995" cy="7098030"/>
                      </a:xfrm>
                      <a:prstGeom prst="rect">
                        <a:avLst/>
                      </a:prstGeom>
                      <a:noFill/>
                      <a:ln>
                        <a:noFill/>
                      </a:ln>
                    </pic:spPr>
                  </pic:pic>
                </a:graphicData>
              </a:graphic>
            </wp:inline>
          </w:drawing>
        </w:r>
      </w:ins>
    </w:p>
    <w:p w14:paraId="58A83FB8" w14:textId="77777777" w:rsidR="00371FA4" w:rsidRDefault="00371FA4">
      <w:pPr>
        <w:spacing w:line="259" w:lineRule="auto"/>
        <w:rPr>
          <w:ins w:id="950" w:author="Zhong MIng Tan" w:date="2020-10-17T14:48:00Z"/>
        </w:rPr>
      </w:pPr>
      <w:ins w:id="951" w:author="Zhong MIng Tan" w:date="2020-10-17T14:48:00Z">
        <w:r>
          <w:br w:type="page"/>
        </w:r>
      </w:ins>
    </w:p>
    <w:p w14:paraId="30DACFC7" w14:textId="3A693108" w:rsidR="006C04C8" w:rsidDel="00371FA4" w:rsidRDefault="00371FA4" w:rsidP="00371FA4">
      <w:pPr>
        <w:pStyle w:val="Heading4"/>
        <w:rPr>
          <w:del w:id="952" w:author="Zhong MIng Tan" w:date="2020-10-17T14:48:00Z"/>
        </w:rPr>
        <w:pPrChange w:id="953" w:author="Zhong MIng Tan" w:date="2020-10-17T14:48:00Z">
          <w:pPr>
            <w:keepNext/>
            <w:jc w:val="center"/>
          </w:pPr>
        </w:pPrChange>
      </w:pPr>
      <w:ins w:id="954" w:author="Zhong MIng Tan" w:date="2020-10-17T14:48:00Z">
        <w:r>
          <w:lastRenderedPageBreak/>
          <w:t>Deployment Diagram</w:t>
        </w:r>
      </w:ins>
      <w:del w:id="955" w:author="Zhong MIng Tan" w:date="2020-10-17T14:37:00Z">
        <w:r w:rsidR="003B631D" w:rsidRPr="003B631D" w:rsidDel="004F4EA7">
          <w:rPr>
            <w:noProof/>
            <w:lang w:val="en-US"/>
          </w:rPr>
          <w:drawing>
            <wp:inline distT="0" distB="0" distL="0" distR="0" wp14:anchorId="1556A1A1" wp14:editId="6D85D9E6">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del>
    </w:p>
    <w:p w14:paraId="53D03514" w14:textId="5A5B0A96" w:rsidR="000B7B6D" w:rsidDel="004F4EA7" w:rsidRDefault="006C04C8" w:rsidP="00371FA4">
      <w:pPr>
        <w:pStyle w:val="Heading4"/>
        <w:rPr>
          <w:del w:id="956" w:author="Zhong MIng Tan" w:date="2020-10-17T14:37:00Z"/>
        </w:rPr>
        <w:pPrChange w:id="957" w:author="Zhong MIng Tan" w:date="2020-10-17T14:48:00Z">
          <w:pPr>
            <w:pStyle w:val="Caption"/>
            <w:spacing w:line="360" w:lineRule="auto"/>
            <w:jc w:val="center"/>
          </w:pPr>
        </w:pPrChange>
      </w:pPr>
      <w:bookmarkStart w:id="958" w:name="_Toc40980854"/>
      <w:del w:id="959"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9</w:delText>
        </w:r>
        <w:r w:rsidR="000A382B" w:rsidDel="004F4EA7">
          <w:rPr>
            <w:noProof/>
          </w:rPr>
          <w:fldChar w:fldCharType="end"/>
        </w:r>
        <w:r w:rsidDel="004F4EA7">
          <w:delText xml:space="preserve"> </w:delText>
        </w:r>
        <w:r w:rsidRPr="00310512" w:rsidDel="004F4EA7">
          <w:delText xml:space="preserve"> Activity Diagram - </w:delText>
        </w:r>
        <w:r w:rsidDel="004F4EA7">
          <w:delText>Record Video</w:delText>
        </w:r>
        <w:bookmarkEnd w:id="958"/>
      </w:del>
    </w:p>
    <w:p w14:paraId="14625094" w14:textId="54663F7D" w:rsidR="000B7B6D" w:rsidDel="004F4EA7" w:rsidRDefault="000B7B6D" w:rsidP="00371FA4">
      <w:pPr>
        <w:pStyle w:val="Heading4"/>
        <w:rPr>
          <w:del w:id="960" w:author="Zhong MIng Tan" w:date="2020-10-17T14:37:00Z"/>
          <w:i/>
          <w:sz w:val="20"/>
          <w:szCs w:val="18"/>
        </w:rPr>
        <w:pPrChange w:id="961" w:author="Zhong MIng Tan" w:date="2020-10-17T14:48:00Z">
          <w:pPr/>
        </w:pPrChange>
      </w:pPr>
      <w:del w:id="962" w:author="Zhong MIng Tan" w:date="2020-10-17T14:37:00Z">
        <w:r w:rsidDel="004F4EA7">
          <w:br w:type="page"/>
        </w:r>
      </w:del>
    </w:p>
    <w:p w14:paraId="3597DB8F" w14:textId="43E2CFD2" w:rsidR="00A6661F" w:rsidDel="004F4EA7" w:rsidRDefault="003B631D" w:rsidP="00371FA4">
      <w:pPr>
        <w:pStyle w:val="Heading4"/>
        <w:rPr>
          <w:del w:id="963" w:author="Zhong MIng Tan" w:date="2020-10-17T14:37:00Z"/>
          <w:lang w:val="en-US"/>
        </w:rPr>
        <w:pPrChange w:id="964" w:author="Zhong MIng Tan" w:date="2020-10-17T14:48:00Z">
          <w:pPr/>
        </w:pPrChange>
      </w:pPr>
      <w:del w:id="965" w:author="Zhong MIng Tan" w:date="2020-10-17T14:37:00Z">
        <w:r w:rsidDel="004F4EA7">
          <w:rPr>
            <w:lang w:val="en-US"/>
          </w:rPr>
          <w:delText>Edit Video</w:delText>
        </w:r>
      </w:del>
    </w:p>
    <w:p w14:paraId="48C38EE5" w14:textId="767ACB47" w:rsidR="006C04C8" w:rsidDel="004F4EA7" w:rsidRDefault="00866D16" w:rsidP="00371FA4">
      <w:pPr>
        <w:pStyle w:val="Heading4"/>
        <w:rPr>
          <w:del w:id="966" w:author="Zhong MIng Tan" w:date="2020-10-17T14:37:00Z"/>
        </w:rPr>
        <w:pPrChange w:id="967" w:author="Zhong MIng Tan" w:date="2020-10-17T14:48:00Z">
          <w:pPr>
            <w:keepNext/>
            <w:jc w:val="center"/>
          </w:pPr>
        </w:pPrChange>
      </w:pPr>
      <w:del w:id="968" w:author="Zhong MIng Tan" w:date="2020-10-17T14:37:00Z">
        <w:r w:rsidRPr="00866D16" w:rsidDel="004F4EA7">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del>
    </w:p>
    <w:p w14:paraId="4594924F" w14:textId="21059EB8" w:rsidR="00C30102" w:rsidDel="004F4EA7" w:rsidRDefault="006C04C8" w:rsidP="00371FA4">
      <w:pPr>
        <w:pStyle w:val="Heading4"/>
        <w:rPr>
          <w:del w:id="969" w:author="Zhong MIng Tan" w:date="2020-10-17T14:37:00Z"/>
          <w:lang w:val="en-US"/>
        </w:rPr>
        <w:pPrChange w:id="970" w:author="Zhong MIng Tan" w:date="2020-10-17T14:48:00Z">
          <w:pPr>
            <w:pStyle w:val="Caption"/>
            <w:spacing w:line="360" w:lineRule="auto"/>
            <w:jc w:val="center"/>
          </w:pPr>
        </w:pPrChange>
      </w:pPr>
      <w:bookmarkStart w:id="971" w:name="_Toc40980855"/>
      <w:del w:id="972"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10</w:delText>
        </w:r>
        <w:r w:rsidR="000A382B" w:rsidDel="004F4EA7">
          <w:rPr>
            <w:noProof/>
          </w:rPr>
          <w:fldChar w:fldCharType="end"/>
        </w:r>
        <w:r w:rsidRPr="00EB1069" w:rsidDel="004F4EA7">
          <w:delText xml:space="preserve"> Activity Diagram - </w:delText>
        </w:r>
        <w:r w:rsidDel="004F4EA7">
          <w:delText>Edit Video</w:delText>
        </w:r>
        <w:bookmarkEnd w:id="971"/>
      </w:del>
    </w:p>
    <w:p w14:paraId="5C4E15F1" w14:textId="719E7DA4" w:rsidR="00C30102" w:rsidDel="004F4EA7" w:rsidRDefault="00C30102" w:rsidP="00371FA4">
      <w:pPr>
        <w:pStyle w:val="Heading4"/>
        <w:rPr>
          <w:del w:id="973" w:author="Zhong MIng Tan" w:date="2020-10-17T14:37:00Z"/>
          <w:lang w:val="en-US"/>
        </w:rPr>
        <w:pPrChange w:id="974" w:author="Zhong MIng Tan" w:date="2020-10-17T14:48:00Z">
          <w:pPr/>
        </w:pPrChange>
      </w:pPr>
    </w:p>
    <w:p w14:paraId="786B0FAA" w14:textId="0595FF68" w:rsidR="001934B8" w:rsidDel="004F4EA7" w:rsidRDefault="00C30102" w:rsidP="00371FA4">
      <w:pPr>
        <w:pStyle w:val="Heading4"/>
        <w:rPr>
          <w:del w:id="975" w:author="Zhong MIng Tan" w:date="2020-10-17T14:37:00Z"/>
          <w:lang w:val="en-US"/>
        </w:rPr>
        <w:pPrChange w:id="976" w:author="Zhong MIng Tan" w:date="2020-10-17T14:48:00Z">
          <w:pPr/>
        </w:pPrChange>
      </w:pPr>
      <w:del w:id="977" w:author="Zhong MIng Tan" w:date="2020-10-17T14:37:00Z">
        <w:r w:rsidDel="004F4EA7">
          <w:rPr>
            <w:lang w:val="en-US"/>
          </w:rPr>
          <w:delText>Edit Subtitle</w:delText>
        </w:r>
      </w:del>
    </w:p>
    <w:p w14:paraId="5B4A3725" w14:textId="76B4866D" w:rsidR="006C04C8" w:rsidDel="004F4EA7" w:rsidRDefault="008027FD" w:rsidP="00371FA4">
      <w:pPr>
        <w:pStyle w:val="Heading4"/>
        <w:rPr>
          <w:del w:id="978" w:author="Zhong MIng Tan" w:date="2020-10-17T14:37:00Z"/>
        </w:rPr>
        <w:pPrChange w:id="979" w:author="Zhong MIng Tan" w:date="2020-10-17T14:48:00Z">
          <w:pPr>
            <w:keepNext/>
          </w:pPr>
        </w:pPrChange>
      </w:pPr>
      <w:del w:id="980" w:author="Zhong MIng Tan" w:date="2020-10-17T14:37:00Z">
        <w:r w:rsidRPr="008027FD" w:rsidDel="004F4EA7">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del>
    </w:p>
    <w:p w14:paraId="49327290" w14:textId="6111C493" w:rsidR="006C04C8" w:rsidDel="004F4EA7" w:rsidRDefault="006C04C8" w:rsidP="00371FA4">
      <w:pPr>
        <w:pStyle w:val="Heading4"/>
        <w:rPr>
          <w:del w:id="981" w:author="Zhong MIng Tan" w:date="2020-10-17T14:37:00Z"/>
        </w:rPr>
        <w:pPrChange w:id="982" w:author="Zhong MIng Tan" w:date="2020-10-17T14:48:00Z">
          <w:pPr>
            <w:pStyle w:val="Caption"/>
            <w:spacing w:line="360" w:lineRule="auto"/>
            <w:jc w:val="center"/>
          </w:pPr>
        </w:pPrChange>
      </w:pPr>
      <w:bookmarkStart w:id="983" w:name="_Toc40980856"/>
      <w:del w:id="984"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11</w:delText>
        </w:r>
        <w:r w:rsidR="000A382B" w:rsidDel="004F4EA7">
          <w:rPr>
            <w:noProof/>
          </w:rPr>
          <w:fldChar w:fldCharType="end"/>
        </w:r>
        <w:r w:rsidRPr="00556E70" w:rsidDel="004F4EA7">
          <w:delText xml:space="preserve"> Activity Diagram - </w:delText>
        </w:r>
        <w:r w:rsidDel="004F4EA7">
          <w:delText>Edit Subtitle</w:delText>
        </w:r>
        <w:bookmarkEnd w:id="983"/>
      </w:del>
    </w:p>
    <w:p w14:paraId="19B6AA33" w14:textId="389D315B" w:rsidR="00E37F7F" w:rsidDel="004F4EA7" w:rsidRDefault="00A6661F" w:rsidP="001E745F">
      <w:pPr>
        <w:pStyle w:val="Heading4"/>
        <w:rPr>
          <w:del w:id="985" w:author="Zhong MIng Tan" w:date="2020-10-17T14:37:00Z"/>
          <w:rFonts w:cs="Times New Roman"/>
          <w:szCs w:val="24"/>
          <w:lang w:val="en-US"/>
        </w:rPr>
      </w:pPr>
      <w:del w:id="986" w:author="Zhong MIng Tan" w:date="2020-10-17T14:37:00Z">
        <w:r w:rsidDel="004F4EA7">
          <w:rPr>
            <w:rFonts w:cs="Times New Roman"/>
            <w:szCs w:val="24"/>
            <w:lang w:val="en-US"/>
          </w:rPr>
          <w:delText>Class Diagram</w:delText>
        </w:r>
      </w:del>
    </w:p>
    <w:p w14:paraId="7550C195" w14:textId="2F216DC2" w:rsidR="006C04C8" w:rsidDel="004F4EA7" w:rsidRDefault="00F72BD4" w:rsidP="00371FA4">
      <w:pPr>
        <w:pStyle w:val="Heading4"/>
        <w:rPr>
          <w:del w:id="987" w:author="Zhong MIng Tan" w:date="2020-10-17T14:37:00Z"/>
        </w:rPr>
        <w:pPrChange w:id="988" w:author="Zhong MIng Tan" w:date="2020-10-17T14:48:00Z">
          <w:pPr>
            <w:keepNext/>
          </w:pPr>
        </w:pPrChange>
      </w:pPr>
      <w:del w:id="989" w:author="Zhong MIng Tan" w:date="2020-10-17T14:37:00Z">
        <w:r w:rsidDel="004F4EA7">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del>
    </w:p>
    <w:p w14:paraId="35ED3AFF" w14:textId="25EE1D99" w:rsidR="007A39DF" w:rsidDel="004F4EA7" w:rsidRDefault="006C04C8" w:rsidP="00371FA4">
      <w:pPr>
        <w:pStyle w:val="Heading4"/>
        <w:rPr>
          <w:del w:id="990" w:author="Zhong MIng Tan" w:date="2020-10-17T14:37:00Z"/>
          <w:lang w:val="en-US"/>
        </w:rPr>
        <w:pPrChange w:id="991" w:author="Zhong MIng Tan" w:date="2020-10-17T14:48:00Z">
          <w:pPr>
            <w:pStyle w:val="Caption"/>
            <w:spacing w:line="360" w:lineRule="auto"/>
            <w:jc w:val="center"/>
          </w:pPr>
        </w:pPrChange>
      </w:pPr>
      <w:bookmarkStart w:id="992" w:name="_Toc40980857"/>
      <w:del w:id="993"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12</w:delText>
        </w:r>
        <w:r w:rsidR="000A382B" w:rsidDel="004F4EA7">
          <w:rPr>
            <w:noProof/>
          </w:rPr>
          <w:fldChar w:fldCharType="end"/>
        </w:r>
        <w:r w:rsidDel="004F4EA7">
          <w:delText xml:space="preserve"> Class Diagram</w:delText>
        </w:r>
        <w:bookmarkEnd w:id="992"/>
      </w:del>
    </w:p>
    <w:p w14:paraId="364612A0" w14:textId="78A95C37" w:rsidR="00857C88" w:rsidDel="004F4EA7" w:rsidRDefault="00A6661F" w:rsidP="001E745F">
      <w:pPr>
        <w:pStyle w:val="Heading4"/>
        <w:rPr>
          <w:del w:id="994" w:author="Zhong MIng Tan" w:date="2020-10-17T14:37:00Z"/>
          <w:lang w:val="en-US"/>
        </w:rPr>
      </w:pPr>
      <w:del w:id="995" w:author="Zhong MIng Tan" w:date="2020-10-17T14:37:00Z">
        <w:r w:rsidDel="004F4EA7">
          <w:rPr>
            <w:lang w:val="en-US"/>
          </w:rPr>
          <w:delText>Sequence Diagram</w:delText>
        </w:r>
      </w:del>
    </w:p>
    <w:p w14:paraId="34575ECD" w14:textId="00DF361B" w:rsidR="00857C88" w:rsidDel="004F4EA7" w:rsidRDefault="00857C88" w:rsidP="00371FA4">
      <w:pPr>
        <w:pStyle w:val="Heading4"/>
        <w:rPr>
          <w:del w:id="996" w:author="Zhong MIng Tan" w:date="2020-10-17T14:37:00Z"/>
          <w:lang w:val="en-US"/>
        </w:rPr>
        <w:pPrChange w:id="997" w:author="Zhong MIng Tan" w:date="2020-10-17T14:48:00Z">
          <w:pPr/>
        </w:pPrChange>
      </w:pPr>
      <w:del w:id="998" w:author="Zhong MIng Tan" w:date="2020-10-17T14:37:00Z">
        <w:r w:rsidDel="004F4EA7">
          <w:rPr>
            <w:lang w:val="en-US"/>
          </w:rPr>
          <w:delText>Record Video</w:delText>
        </w:r>
      </w:del>
    </w:p>
    <w:p w14:paraId="35783B9A" w14:textId="0E2B4A55" w:rsidR="00857C88" w:rsidDel="004F4EA7" w:rsidRDefault="00857C88" w:rsidP="00371FA4">
      <w:pPr>
        <w:pStyle w:val="Heading4"/>
        <w:rPr>
          <w:del w:id="999" w:author="Zhong MIng Tan" w:date="2020-10-17T14:37:00Z"/>
          <w:noProof/>
          <w:lang w:val="en-US"/>
        </w:rPr>
        <w:pPrChange w:id="1000" w:author="Zhong MIng Tan" w:date="2020-10-17T14:48:00Z">
          <w:pPr/>
        </w:pPrChange>
      </w:pPr>
    </w:p>
    <w:p w14:paraId="37779FCF" w14:textId="2DCF4BEA" w:rsidR="008F4432" w:rsidDel="004F4EA7" w:rsidRDefault="008F4432" w:rsidP="00371FA4">
      <w:pPr>
        <w:pStyle w:val="Heading4"/>
        <w:rPr>
          <w:del w:id="1001" w:author="Zhong MIng Tan" w:date="2020-10-17T14:37:00Z"/>
          <w:noProof/>
          <w:lang w:val="en-US"/>
        </w:rPr>
        <w:pPrChange w:id="1002" w:author="Zhong MIng Tan" w:date="2020-10-17T14:48:00Z">
          <w:pPr>
            <w:keepNext/>
          </w:pPr>
        </w:pPrChange>
      </w:pPr>
    </w:p>
    <w:p w14:paraId="4C3FEF24" w14:textId="759D0412" w:rsidR="00240972" w:rsidDel="004F4EA7" w:rsidRDefault="00857C88" w:rsidP="00371FA4">
      <w:pPr>
        <w:pStyle w:val="Heading4"/>
        <w:rPr>
          <w:del w:id="1003" w:author="Zhong MIng Tan" w:date="2020-10-17T14:37:00Z"/>
        </w:rPr>
        <w:pPrChange w:id="1004" w:author="Zhong MIng Tan" w:date="2020-10-17T14:48:00Z">
          <w:pPr>
            <w:keepNext/>
          </w:pPr>
        </w:pPrChange>
      </w:pPr>
      <w:del w:id="1005" w:author="Zhong MIng Tan" w:date="2020-10-17T14:37:00Z">
        <w:r w:rsidDel="004F4EA7">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del>
    </w:p>
    <w:p w14:paraId="10D41743" w14:textId="0FD75749" w:rsidR="00857C88" w:rsidDel="004F4EA7" w:rsidRDefault="00240972" w:rsidP="00371FA4">
      <w:pPr>
        <w:pStyle w:val="Heading4"/>
        <w:rPr>
          <w:del w:id="1006" w:author="Zhong MIng Tan" w:date="2020-10-17T14:37:00Z"/>
          <w:lang w:val="en-US"/>
        </w:rPr>
        <w:pPrChange w:id="1007" w:author="Zhong MIng Tan" w:date="2020-10-17T14:48:00Z">
          <w:pPr>
            <w:pStyle w:val="Caption"/>
            <w:spacing w:line="360" w:lineRule="auto"/>
          </w:pPr>
        </w:pPrChange>
      </w:pPr>
      <w:bookmarkStart w:id="1008" w:name="_Toc40980858"/>
      <w:del w:id="1009"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13</w:delText>
        </w:r>
        <w:r w:rsidR="000A382B" w:rsidDel="004F4EA7">
          <w:rPr>
            <w:noProof/>
          </w:rPr>
          <w:fldChar w:fldCharType="end"/>
        </w:r>
        <w:r w:rsidDel="004F4EA7">
          <w:delText xml:space="preserve"> Sequence Diagram - Record Video</w:delText>
        </w:r>
        <w:bookmarkEnd w:id="1008"/>
      </w:del>
    </w:p>
    <w:p w14:paraId="49BB3C0B" w14:textId="48695865" w:rsidR="00857C88" w:rsidDel="004F4EA7" w:rsidRDefault="00857C88" w:rsidP="00371FA4">
      <w:pPr>
        <w:pStyle w:val="Heading4"/>
        <w:rPr>
          <w:del w:id="1010" w:author="Zhong MIng Tan" w:date="2020-10-17T14:37:00Z"/>
          <w:lang w:val="en-US"/>
        </w:rPr>
        <w:pPrChange w:id="1011" w:author="Zhong MIng Tan" w:date="2020-10-17T14:48:00Z">
          <w:pPr/>
        </w:pPrChange>
      </w:pPr>
      <w:del w:id="1012" w:author="Zhong MIng Tan" w:date="2020-10-17T14:37:00Z">
        <w:r w:rsidDel="004F4EA7">
          <w:rPr>
            <w:lang w:val="en-US"/>
          </w:rPr>
          <w:br w:type="page"/>
        </w:r>
      </w:del>
    </w:p>
    <w:p w14:paraId="16A92272" w14:textId="776E8690" w:rsidR="00240972" w:rsidDel="004F4EA7" w:rsidRDefault="00857C88" w:rsidP="00371FA4">
      <w:pPr>
        <w:pStyle w:val="Heading4"/>
        <w:rPr>
          <w:del w:id="1013" w:author="Zhong MIng Tan" w:date="2020-10-17T14:37:00Z"/>
        </w:rPr>
        <w:pPrChange w:id="1014" w:author="Zhong MIng Tan" w:date="2020-10-17T14:48:00Z">
          <w:pPr/>
        </w:pPrChange>
      </w:pPr>
      <w:del w:id="1015" w:author="Zhong MIng Tan" w:date="2020-10-17T14:37:00Z">
        <w:r w:rsidDel="004F4EA7">
          <w:rPr>
            <w:lang w:val="en-US"/>
          </w:rPr>
          <w:delText>Edit Video</w:delText>
        </w:r>
        <w:r w:rsidDel="004F4EA7">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del>
    </w:p>
    <w:p w14:paraId="15D5E9BF" w14:textId="46F88F51" w:rsidR="00857C88" w:rsidDel="004F4EA7" w:rsidRDefault="00240972" w:rsidP="00371FA4">
      <w:pPr>
        <w:pStyle w:val="Heading4"/>
        <w:rPr>
          <w:del w:id="1016" w:author="Zhong MIng Tan" w:date="2020-10-17T14:37:00Z"/>
          <w:lang w:val="en-US"/>
        </w:rPr>
        <w:pPrChange w:id="1017" w:author="Zhong MIng Tan" w:date="2020-10-17T14:48:00Z">
          <w:pPr>
            <w:pStyle w:val="Caption"/>
            <w:spacing w:line="360" w:lineRule="auto"/>
          </w:pPr>
        </w:pPrChange>
      </w:pPr>
      <w:bookmarkStart w:id="1018" w:name="_Toc40980859"/>
      <w:del w:id="1019"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14</w:delText>
        </w:r>
        <w:r w:rsidR="000A382B" w:rsidDel="004F4EA7">
          <w:rPr>
            <w:noProof/>
          </w:rPr>
          <w:fldChar w:fldCharType="end"/>
        </w:r>
        <w:r w:rsidRPr="00F101DF" w:rsidDel="004F4EA7">
          <w:delText xml:space="preserve"> Sequence Diagram - Edit</w:delText>
        </w:r>
        <w:r w:rsidDel="004F4EA7">
          <w:delText xml:space="preserve"> Video</w:delText>
        </w:r>
        <w:bookmarkEnd w:id="1018"/>
      </w:del>
    </w:p>
    <w:p w14:paraId="476F9ADA" w14:textId="16C177DE" w:rsidR="00857C88" w:rsidDel="004F4EA7" w:rsidRDefault="00857C88" w:rsidP="00371FA4">
      <w:pPr>
        <w:pStyle w:val="Heading4"/>
        <w:rPr>
          <w:del w:id="1020" w:author="Zhong MIng Tan" w:date="2020-10-17T14:37:00Z"/>
          <w:noProof/>
          <w:lang w:val="en-US"/>
        </w:rPr>
        <w:pPrChange w:id="1021" w:author="Zhong MIng Tan" w:date="2020-10-17T14:48:00Z">
          <w:pPr/>
        </w:pPrChange>
      </w:pPr>
      <w:del w:id="1022" w:author="Zhong MIng Tan" w:date="2020-10-17T14:37:00Z">
        <w:r w:rsidDel="004F4EA7">
          <w:rPr>
            <w:lang w:val="en-US"/>
          </w:rPr>
          <w:delText>Edit Subtitle</w:delText>
        </w:r>
      </w:del>
    </w:p>
    <w:p w14:paraId="038C4206" w14:textId="172031DA" w:rsidR="0069531F" w:rsidDel="004F4EA7" w:rsidRDefault="0069531F" w:rsidP="00371FA4">
      <w:pPr>
        <w:pStyle w:val="Heading4"/>
        <w:rPr>
          <w:del w:id="1023" w:author="Zhong MIng Tan" w:date="2020-10-17T14:37:00Z"/>
          <w:noProof/>
          <w:lang w:val="en-US"/>
        </w:rPr>
        <w:pPrChange w:id="1024" w:author="Zhong MIng Tan" w:date="2020-10-17T14:48:00Z">
          <w:pPr>
            <w:keepNext/>
          </w:pPr>
        </w:pPrChange>
      </w:pPr>
    </w:p>
    <w:p w14:paraId="76AEAA24" w14:textId="7AC143D1" w:rsidR="00240972" w:rsidDel="004F4EA7" w:rsidRDefault="00857C88" w:rsidP="00371FA4">
      <w:pPr>
        <w:pStyle w:val="Heading4"/>
        <w:rPr>
          <w:del w:id="1025" w:author="Zhong MIng Tan" w:date="2020-10-17T14:37:00Z"/>
        </w:rPr>
        <w:pPrChange w:id="1026" w:author="Zhong MIng Tan" w:date="2020-10-17T14:48:00Z">
          <w:pPr>
            <w:keepNext/>
          </w:pPr>
        </w:pPrChange>
      </w:pPr>
      <w:del w:id="1027" w:author="Zhong MIng Tan" w:date="2020-10-17T14:37:00Z">
        <w:r w:rsidDel="004F4EA7">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del>
    </w:p>
    <w:p w14:paraId="25C22629" w14:textId="49130BBB" w:rsidR="00240972" w:rsidDel="004F4EA7" w:rsidRDefault="00240972" w:rsidP="00371FA4">
      <w:pPr>
        <w:pStyle w:val="Heading4"/>
        <w:rPr>
          <w:del w:id="1028" w:author="Zhong MIng Tan" w:date="2020-10-17T14:37:00Z"/>
        </w:rPr>
        <w:pPrChange w:id="1029" w:author="Zhong MIng Tan" w:date="2020-10-17T14:48:00Z">
          <w:pPr>
            <w:pStyle w:val="Caption"/>
            <w:spacing w:line="360" w:lineRule="auto"/>
          </w:pPr>
        </w:pPrChange>
      </w:pPr>
      <w:bookmarkStart w:id="1030" w:name="_Toc40980860"/>
      <w:del w:id="1031"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15</w:delText>
        </w:r>
        <w:r w:rsidR="000A382B" w:rsidDel="004F4EA7">
          <w:rPr>
            <w:noProof/>
          </w:rPr>
          <w:fldChar w:fldCharType="end"/>
        </w:r>
        <w:r w:rsidRPr="00402692" w:rsidDel="004F4EA7">
          <w:delText xml:space="preserve"> Sequence Diagram - </w:delText>
        </w:r>
        <w:r w:rsidDel="004F4EA7">
          <w:delText>Edit Subtitle</w:delText>
        </w:r>
        <w:bookmarkEnd w:id="1030"/>
      </w:del>
    </w:p>
    <w:p w14:paraId="1A7F756D" w14:textId="2C10DC0C" w:rsidR="00A6661F" w:rsidDel="004F4EA7" w:rsidRDefault="00A6661F" w:rsidP="001E745F">
      <w:pPr>
        <w:pStyle w:val="Heading4"/>
        <w:rPr>
          <w:del w:id="1032" w:author="Zhong MIng Tan" w:date="2020-10-17T14:37:00Z"/>
          <w:lang w:val="en-US"/>
        </w:rPr>
      </w:pPr>
      <w:del w:id="1033" w:author="Zhong MIng Tan" w:date="2020-10-17T14:37:00Z">
        <w:r w:rsidDel="004F4EA7">
          <w:rPr>
            <w:lang w:val="en-US"/>
          </w:rPr>
          <w:delText>State Diagram</w:delText>
        </w:r>
      </w:del>
    </w:p>
    <w:p w14:paraId="1E5DDDDF" w14:textId="47A2EF04" w:rsidR="006417E2" w:rsidDel="004F4EA7" w:rsidRDefault="006417E2" w:rsidP="00371FA4">
      <w:pPr>
        <w:pStyle w:val="Heading4"/>
        <w:rPr>
          <w:del w:id="1034" w:author="Zhong MIng Tan" w:date="2020-10-17T14:37:00Z"/>
          <w:lang w:val="en-US"/>
        </w:rPr>
        <w:pPrChange w:id="1035" w:author="Zhong MIng Tan" w:date="2020-10-17T14:48:00Z">
          <w:pPr/>
        </w:pPrChange>
      </w:pPr>
      <w:del w:id="1036" w:author="Zhong MIng Tan" w:date="2020-10-17T14:37:00Z">
        <w:r w:rsidDel="004F4EA7">
          <w:rPr>
            <w:lang w:val="en-US"/>
          </w:rPr>
          <w:delText>Record video</w:delText>
        </w:r>
      </w:del>
    </w:p>
    <w:p w14:paraId="7A9401FB" w14:textId="23FD626E" w:rsidR="00240972" w:rsidDel="004F4EA7" w:rsidRDefault="002F39A2" w:rsidP="00371FA4">
      <w:pPr>
        <w:pStyle w:val="Heading4"/>
        <w:rPr>
          <w:del w:id="1037" w:author="Zhong MIng Tan" w:date="2020-10-17T14:37:00Z"/>
        </w:rPr>
        <w:pPrChange w:id="1038" w:author="Zhong MIng Tan" w:date="2020-10-17T14:48:00Z">
          <w:pPr>
            <w:keepNext/>
          </w:pPr>
        </w:pPrChange>
      </w:pPr>
      <w:del w:id="1039" w:author="Zhong MIng Tan" w:date="2020-10-17T14:37:00Z">
        <w:r w:rsidDel="004F4EA7">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del>
    </w:p>
    <w:p w14:paraId="02B7EAF8" w14:textId="736816CB" w:rsidR="00BE664D" w:rsidDel="004F4EA7" w:rsidRDefault="00240972" w:rsidP="00371FA4">
      <w:pPr>
        <w:pStyle w:val="Heading4"/>
        <w:rPr>
          <w:del w:id="1040" w:author="Zhong MIng Tan" w:date="2020-10-17T14:37:00Z"/>
          <w:lang w:val="en-US"/>
        </w:rPr>
        <w:pPrChange w:id="1041" w:author="Zhong MIng Tan" w:date="2020-10-17T14:48:00Z">
          <w:pPr>
            <w:pStyle w:val="Caption"/>
            <w:spacing w:line="360" w:lineRule="auto"/>
          </w:pPr>
        </w:pPrChange>
      </w:pPr>
      <w:bookmarkStart w:id="1042" w:name="_Toc40980861"/>
      <w:del w:id="1043"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16</w:delText>
        </w:r>
        <w:r w:rsidR="000A382B" w:rsidDel="004F4EA7">
          <w:rPr>
            <w:noProof/>
          </w:rPr>
          <w:fldChar w:fldCharType="end"/>
        </w:r>
        <w:r w:rsidDel="004F4EA7">
          <w:delText xml:space="preserve"> State Diagram - Record Video</w:delText>
        </w:r>
        <w:bookmarkEnd w:id="1042"/>
      </w:del>
    </w:p>
    <w:p w14:paraId="17D65B13" w14:textId="49F02B1C" w:rsidR="00BA3E1D" w:rsidDel="004F4EA7" w:rsidRDefault="00BE664D" w:rsidP="00371FA4">
      <w:pPr>
        <w:pStyle w:val="Heading4"/>
        <w:rPr>
          <w:del w:id="1044" w:author="Zhong MIng Tan" w:date="2020-10-17T14:37:00Z"/>
          <w:lang w:val="en-US"/>
        </w:rPr>
        <w:pPrChange w:id="1045" w:author="Zhong MIng Tan" w:date="2020-10-17T14:48:00Z">
          <w:pPr/>
        </w:pPrChange>
      </w:pPr>
      <w:del w:id="1046" w:author="Zhong MIng Tan" w:date="2020-10-17T14:37:00Z">
        <w:r w:rsidDel="004F4EA7">
          <w:rPr>
            <w:lang w:val="en-US"/>
          </w:rPr>
          <w:br w:type="page"/>
        </w:r>
      </w:del>
    </w:p>
    <w:p w14:paraId="5B32DD18" w14:textId="6D81FF4A" w:rsidR="00BE664D" w:rsidDel="004F4EA7" w:rsidRDefault="00BE664D" w:rsidP="00371FA4">
      <w:pPr>
        <w:pStyle w:val="Heading4"/>
        <w:rPr>
          <w:del w:id="1047" w:author="Zhong MIng Tan" w:date="2020-10-17T14:37:00Z"/>
          <w:lang w:val="en-US"/>
        </w:rPr>
        <w:pPrChange w:id="1048" w:author="Zhong MIng Tan" w:date="2020-10-17T14:48:00Z">
          <w:pPr/>
        </w:pPrChange>
      </w:pPr>
      <w:del w:id="1049" w:author="Zhong MIng Tan" w:date="2020-10-17T14:37:00Z">
        <w:r w:rsidDel="004F4EA7">
          <w:rPr>
            <w:lang w:val="en-US"/>
          </w:rPr>
          <w:delText>Edit Video</w:delText>
        </w:r>
      </w:del>
    </w:p>
    <w:p w14:paraId="46D5EB9C" w14:textId="1EC37557" w:rsidR="00240972" w:rsidDel="004F4EA7" w:rsidRDefault="002F39A2" w:rsidP="00371FA4">
      <w:pPr>
        <w:pStyle w:val="Heading4"/>
        <w:rPr>
          <w:del w:id="1050" w:author="Zhong MIng Tan" w:date="2020-10-17T14:37:00Z"/>
        </w:rPr>
        <w:pPrChange w:id="1051" w:author="Zhong MIng Tan" w:date="2020-10-17T14:48:00Z">
          <w:pPr>
            <w:keepNext/>
          </w:pPr>
        </w:pPrChange>
      </w:pPr>
      <w:del w:id="1052" w:author="Zhong MIng Tan" w:date="2020-10-17T14:37:00Z">
        <w:r w:rsidDel="004F4EA7">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del>
    </w:p>
    <w:p w14:paraId="01250B40" w14:textId="59F3FF35" w:rsidR="00BA3E1D" w:rsidDel="004F4EA7" w:rsidRDefault="00240972" w:rsidP="00371FA4">
      <w:pPr>
        <w:pStyle w:val="Heading4"/>
        <w:rPr>
          <w:del w:id="1053" w:author="Zhong MIng Tan" w:date="2020-10-17T14:37:00Z"/>
          <w:lang w:val="en-US"/>
        </w:rPr>
        <w:pPrChange w:id="1054" w:author="Zhong MIng Tan" w:date="2020-10-17T14:48:00Z">
          <w:pPr>
            <w:pStyle w:val="Caption"/>
            <w:spacing w:line="360" w:lineRule="auto"/>
          </w:pPr>
        </w:pPrChange>
      </w:pPr>
      <w:bookmarkStart w:id="1055" w:name="_Toc40980862"/>
      <w:del w:id="1056"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17</w:delText>
        </w:r>
        <w:r w:rsidR="000A382B" w:rsidDel="004F4EA7">
          <w:rPr>
            <w:noProof/>
          </w:rPr>
          <w:fldChar w:fldCharType="end"/>
        </w:r>
        <w:r w:rsidRPr="00B322E5" w:rsidDel="004F4EA7">
          <w:delText xml:space="preserve"> State Diagram - </w:delText>
        </w:r>
        <w:r w:rsidDel="004F4EA7">
          <w:delText>Edit Video</w:delText>
        </w:r>
        <w:bookmarkEnd w:id="1055"/>
      </w:del>
    </w:p>
    <w:p w14:paraId="2ACEDF25" w14:textId="0E6DCB2F" w:rsidR="00BA3E1D" w:rsidDel="004F4EA7" w:rsidRDefault="00BA3E1D" w:rsidP="00371FA4">
      <w:pPr>
        <w:pStyle w:val="Heading4"/>
        <w:rPr>
          <w:del w:id="1057" w:author="Zhong MIng Tan" w:date="2020-10-17T14:37:00Z"/>
          <w:lang w:val="en-US"/>
        </w:rPr>
        <w:pPrChange w:id="1058" w:author="Zhong MIng Tan" w:date="2020-10-17T14:48:00Z">
          <w:pPr/>
        </w:pPrChange>
      </w:pPr>
      <w:del w:id="1059" w:author="Zhong MIng Tan" w:date="2020-10-17T14:37:00Z">
        <w:r w:rsidDel="004F4EA7">
          <w:rPr>
            <w:lang w:val="en-US"/>
          </w:rPr>
          <w:br w:type="page"/>
        </w:r>
      </w:del>
    </w:p>
    <w:p w14:paraId="0847D2FB" w14:textId="39B78ED3" w:rsidR="00BA3E1D" w:rsidDel="004F4EA7" w:rsidRDefault="00BA3E1D" w:rsidP="00371FA4">
      <w:pPr>
        <w:pStyle w:val="Heading4"/>
        <w:rPr>
          <w:del w:id="1060" w:author="Zhong MIng Tan" w:date="2020-10-17T14:37:00Z"/>
          <w:lang w:val="en-US"/>
        </w:rPr>
        <w:pPrChange w:id="1061" w:author="Zhong MIng Tan" w:date="2020-10-17T14:48:00Z">
          <w:pPr/>
        </w:pPrChange>
      </w:pPr>
      <w:del w:id="1062" w:author="Zhong MIng Tan" w:date="2020-10-17T14:37:00Z">
        <w:r w:rsidDel="004F4EA7">
          <w:rPr>
            <w:lang w:val="en-US"/>
          </w:rPr>
          <w:delText>Edit Subtitle</w:delText>
        </w:r>
      </w:del>
    </w:p>
    <w:p w14:paraId="0765ECF6" w14:textId="5514F7C1" w:rsidR="00240972" w:rsidDel="004F4EA7" w:rsidRDefault="002F39A2" w:rsidP="00371FA4">
      <w:pPr>
        <w:pStyle w:val="Heading4"/>
        <w:rPr>
          <w:del w:id="1063" w:author="Zhong MIng Tan" w:date="2020-10-17T14:37:00Z"/>
        </w:rPr>
        <w:pPrChange w:id="1064" w:author="Zhong MIng Tan" w:date="2020-10-17T14:48:00Z">
          <w:pPr>
            <w:keepNext/>
          </w:pPr>
        </w:pPrChange>
      </w:pPr>
      <w:del w:id="1065" w:author="Zhong MIng Tan" w:date="2020-10-17T14:37:00Z">
        <w:r w:rsidDel="004F4EA7">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del>
    </w:p>
    <w:p w14:paraId="3C490070" w14:textId="5267F431" w:rsidR="00BA3E1D" w:rsidRPr="006417E2" w:rsidDel="004F4EA7" w:rsidRDefault="00240972" w:rsidP="00371FA4">
      <w:pPr>
        <w:pStyle w:val="Heading4"/>
        <w:rPr>
          <w:del w:id="1066" w:author="Zhong MIng Tan" w:date="2020-10-17T14:37:00Z"/>
          <w:lang w:val="en-US"/>
        </w:rPr>
        <w:pPrChange w:id="1067" w:author="Zhong MIng Tan" w:date="2020-10-17T14:48:00Z">
          <w:pPr>
            <w:pStyle w:val="Caption"/>
            <w:spacing w:line="360" w:lineRule="auto"/>
          </w:pPr>
        </w:pPrChange>
      </w:pPr>
      <w:bookmarkStart w:id="1068" w:name="_Toc40980863"/>
      <w:del w:id="1069"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18</w:delText>
        </w:r>
        <w:r w:rsidR="000A382B" w:rsidDel="004F4EA7">
          <w:rPr>
            <w:noProof/>
          </w:rPr>
          <w:fldChar w:fldCharType="end"/>
        </w:r>
        <w:r w:rsidRPr="00782DEC" w:rsidDel="004F4EA7">
          <w:delText xml:space="preserve"> State Diagram - </w:delText>
        </w:r>
        <w:r w:rsidDel="004F4EA7">
          <w:delText>Edit Subtitle</w:delText>
        </w:r>
        <w:bookmarkEnd w:id="1068"/>
      </w:del>
    </w:p>
    <w:p w14:paraId="27D0A891" w14:textId="72EABF10" w:rsidR="00A6661F" w:rsidDel="004F4EA7" w:rsidRDefault="00A6661F" w:rsidP="001E745F">
      <w:pPr>
        <w:pStyle w:val="Heading4"/>
        <w:rPr>
          <w:del w:id="1070" w:author="Zhong MIng Tan" w:date="2020-10-17T14:37:00Z"/>
          <w:lang w:val="en-US"/>
        </w:rPr>
      </w:pPr>
      <w:del w:id="1071" w:author="Zhong MIng Tan" w:date="2020-10-17T14:37:00Z">
        <w:r w:rsidDel="004F4EA7">
          <w:rPr>
            <w:lang w:val="en-US"/>
          </w:rPr>
          <w:delText>Package Diagram</w:delText>
        </w:r>
      </w:del>
    </w:p>
    <w:p w14:paraId="3A222CF7" w14:textId="67BF2CD6" w:rsidR="00240972" w:rsidDel="004F4EA7" w:rsidRDefault="000E633F" w:rsidP="00371FA4">
      <w:pPr>
        <w:pStyle w:val="Heading4"/>
        <w:rPr>
          <w:del w:id="1072" w:author="Zhong MIng Tan" w:date="2020-10-17T14:37:00Z"/>
        </w:rPr>
        <w:pPrChange w:id="1073" w:author="Zhong MIng Tan" w:date="2020-10-17T14:48:00Z">
          <w:pPr>
            <w:keepNext/>
          </w:pPr>
        </w:pPrChange>
      </w:pPr>
      <w:del w:id="1074" w:author="Zhong MIng Tan" w:date="2020-10-17T14:37:00Z">
        <w:r w:rsidRPr="000E633F" w:rsidDel="004F4EA7">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25035"/>
                      </a:xfrm>
                      <a:prstGeom prst="rect">
                        <a:avLst/>
                      </a:prstGeom>
                    </pic:spPr>
                  </pic:pic>
                </a:graphicData>
              </a:graphic>
            </wp:inline>
          </w:drawing>
        </w:r>
      </w:del>
    </w:p>
    <w:p w14:paraId="35231B19" w14:textId="060EDC7F" w:rsidR="000E633F" w:rsidRPr="000E633F" w:rsidDel="004F4EA7" w:rsidRDefault="00240972" w:rsidP="00371FA4">
      <w:pPr>
        <w:pStyle w:val="Heading4"/>
        <w:rPr>
          <w:del w:id="1075" w:author="Zhong MIng Tan" w:date="2020-10-17T14:37:00Z"/>
          <w:lang w:val="en-US"/>
        </w:rPr>
        <w:pPrChange w:id="1076" w:author="Zhong MIng Tan" w:date="2020-10-17T14:48:00Z">
          <w:pPr>
            <w:pStyle w:val="Caption"/>
            <w:spacing w:line="360" w:lineRule="auto"/>
          </w:pPr>
        </w:pPrChange>
      </w:pPr>
      <w:bookmarkStart w:id="1077" w:name="_Toc40980864"/>
      <w:del w:id="1078"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19</w:delText>
        </w:r>
        <w:r w:rsidR="000A382B" w:rsidDel="004F4EA7">
          <w:rPr>
            <w:noProof/>
          </w:rPr>
          <w:fldChar w:fldCharType="end"/>
        </w:r>
        <w:r w:rsidDel="004F4EA7">
          <w:delText xml:space="preserve"> Package Diagram</w:delText>
        </w:r>
        <w:bookmarkEnd w:id="1077"/>
      </w:del>
    </w:p>
    <w:p w14:paraId="1B7EE8F2" w14:textId="1992B36E" w:rsidR="00A6661F" w:rsidDel="00371FA4" w:rsidRDefault="00A6661F" w:rsidP="001E745F">
      <w:pPr>
        <w:pStyle w:val="Heading4"/>
        <w:rPr>
          <w:del w:id="1079" w:author="Zhong MIng Tan" w:date="2020-10-17T14:37:00Z"/>
          <w:lang w:val="en-US"/>
        </w:rPr>
      </w:pPr>
      <w:del w:id="1080" w:author="Zhong MIng Tan" w:date="2020-10-17T14:48:00Z">
        <w:r w:rsidDel="00371FA4">
          <w:rPr>
            <w:lang w:val="en-US"/>
          </w:rPr>
          <w:delText>Deployment Diagram</w:delText>
        </w:r>
      </w:del>
    </w:p>
    <w:p w14:paraId="0E0D4239" w14:textId="032DA73E" w:rsidR="00240972" w:rsidDel="004F4EA7" w:rsidRDefault="00F773F3" w:rsidP="00371FA4">
      <w:pPr>
        <w:pStyle w:val="Heading4"/>
        <w:rPr>
          <w:del w:id="1081" w:author="Zhong MIng Tan" w:date="2020-10-17T14:37:00Z"/>
        </w:rPr>
        <w:pPrChange w:id="1082" w:author="Zhong MIng Tan" w:date="2020-10-17T14:48:00Z">
          <w:pPr>
            <w:keepNext/>
          </w:pPr>
        </w:pPrChange>
      </w:pPr>
      <w:del w:id="1083" w:author="Zhong MIng Tan" w:date="2020-10-17T14:37:00Z">
        <w:r w:rsidRPr="00F773F3" w:rsidDel="004F4EA7">
          <w:rPr>
            <w:noProof/>
            <w:lang w:val="en-US"/>
          </w:rPr>
          <w:drawing>
            <wp:inline distT="0" distB="0" distL="0" distR="0" wp14:anchorId="5225B69A" wp14:editId="0975A45B">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27755"/>
                      </a:xfrm>
                      <a:prstGeom prst="rect">
                        <a:avLst/>
                      </a:prstGeom>
                    </pic:spPr>
                  </pic:pic>
                </a:graphicData>
              </a:graphic>
            </wp:inline>
          </w:drawing>
        </w:r>
      </w:del>
    </w:p>
    <w:p w14:paraId="721E9174" w14:textId="5554631B" w:rsidR="00F773F3" w:rsidRPr="00F773F3" w:rsidDel="004F4EA7" w:rsidRDefault="00240972" w:rsidP="00371FA4">
      <w:pPr>
        <w:pStyle w:val="Heading4"/>
        <w:rPr>
          <w:del w:id="1084" w:author="Zhong MIng Tan" w:date="2020-10-17T14:37:00Z"/>
          <w:lang w:val="en-US"/>
        </w:rPr>
        <w:pPrChange w:id="1085" w:author="Zhong MIng Tan" w:date="2020-10-17T14:48:00Z">
          <w:pPr>
            <w:pStyle w:val="Caption"/>
            <w:spacing w:line="360" w:lineRule="auto"/>
          </w:pPr>
        </w:pPrChange>
      </w:pPr>
      <w:bookmarkStart w:id="1086" w:name="_Toc40980865"/>
      <w:del w:id="1087" w:author="Zhong MIng Tan" w:date="2020-10-17T14:37:00Z">
        <w:r w:rsidDel="004F4EA7">
          <w:delText xml:space="preserve">Figure </w:delText>
        </w:r>
        <w:r w:rsidR="000A382B" w:rsidDel="004F4EA7">
          <w:fldChar w:fldCharType="begin"/>
        </w:r>
        <w:r w:rsidR="000A382B" w:rsidDel="004F4EA7">
          <w:delInstrText xml:space="preserve"> STYLEREF 1 \s </w:delInstrText>
        </w:r>
        <w:r w:rsidR="000A382B" w:rsidDel="004F4EA7">
          <w:fldChar w:fldCharType="separate"/>
        </w:r>
        <w:r w:rsidR="004D7670" w:rsidDel="004F4EA7">
          <w:rPr>
            <w:noProof/>
          </w:rPr>
          <w:delText>3</w:delText>
        </w:r>
        <w:r w:rsidR="000A382B" w:rsidDel="004F4EA7">
          <w:rPr>
            <w:noProof/>
          </w:rPr>
          <w:fldChar w:fldCharType="end"/>
        </w:r>
        <w:r w:rsidR="004D7670" w:rsidDel="004F4EA7">
          <w:delText>.</w:delText>
        </w:r>
        <w:r w:rsidR="000A382B" w:rsidDel="004F4EA7">
          <w:fldChar w:fldCharType="begin"/>
        </w:r>
        <w:r w:rsidR="000A382B" w:rsidDel="004F4EA7">
          <w:delInstrText xml:space="preserve"> SEQ Figure \* ARABIC \s 1 </w:delInstrText>
        </w:r>
        <w:r w:rsidR="000A382B" w:rsidDel="004F4EA7">
          <w:fldChar w:fldCharType="separate"/>
        </w:r>
        <w:r w:rsidR="004D7670" w:rsidDel="004F4EA7">
          <w:rPr>
            <w:noProof/>
          </w:rPr>
          <w:delText>20</w:delText>
        </w:r>
        <w:r w:rsidR="000A382B" w:rsidDel="004F4EA7">
          <w:rPr>
            <w:noProof/>
          </w:rPr>
          <w:fldChar w:fldCharType="end"/>
        </w:r>
        <w:r w:rsidDel="004F4EA7">
          <w:delText xml:space="preserve"> Deployment Diagram</w:delText>
        </w:r>
        <w:bookmarkEnd w:id="1086"/>
      </w:del>
    </w:p>
    <w:p w14:paraId="3C2742A4" w14:textId="1B5BBFE8" w:rsidR="00C863F2" w:rsidDel="00371FA4" w:rsidRDefault="00C863F2" w:rsidP="00371FA4">
      <w:pPr>
        <w:pStyle w:val="Heading4"/>
        <w:rPr>
          <w:del w:id="1088" w:author="Zhong MIng Tan" w:date="2020-10-17T14:48:00Z"/>
          <w:rFonts w:cs="Times New Roman"/>
          <w:lang w:val="en-US"/>
        </w:rPr>
        <w:pPrChange w:id="1089" w:author="Zhong MIng Tan" w:date="2020-10-17T14:48:00Z">
          <w:pPr>
            <w:pStyle w:val="Heading3"/>
          </w:pPr>
        </w:pPrChange>
      </w:pPr>
      <w:del w:id="1090" w:author="Zhong MIng Tan" w:date="2020-10-17T14:48:00Z">
        <w:r w:rsidDel="00371FA4">
          <w:rPr>
            <w:rFonts w:cs="Times New Roman"/>
            <w:lang w:val="en-US"/>
          </w:rPr>
          <w:br w:type="page"/>
        </w:r>
      </w:del>
    </w:p>
    <w:p w14:paraId="2CB04349" w14:textId="77777777" w:rsidR="00371FA4" w:rsidRPr="001E745F" w:rsidRDefault="00371FA4" w:rsidP="00371FA4">
      <w:pPr>
        <w:pStyle w:val="Heading4"/>
        <w:rPr>
          <w:ins w:id="1091" w:author="Zhong MIng Tan" w:date="2020-10-17T14:48:00Z"/>
          <w:lang w:val="en-US"/>
        </w:rPr>
        <w:pPrChange w:id="1092" w:author="Zhong MIng Tan" w:date="2020-10-17T14:48:00Z">
          <w:pPr>
            <w:pStyle w:val="Heading3"/>
          </w:pPr>
        </w:pPrChange>
      </w:pPr>
    </w:p>
    <w:p w14:paraId="4013C233" w14:textId="21B84B08" w:rsidR="00371FA4" w:rsidRDefault="00371FA4" w:rsidP="00371FA4">
      <w:pPr>
        <w:rPr>
          <w:ins w:id="1093" w:author="Zhong MIng Tan" w:date="2020-10-17T14:48:00Z"/>
          <w:lang w:val="en-US"/>
        </w:rPr>
        <w:pPrChange w:id="1094" w:author="Zhong MIng Tan" w:date="2020-10-17T14:48:00Z">
          <w:pPr>
            <w:pStyle w:val="Heading3"/>
          </w:pPr>
        </w:pPrChange>
      </w:pPr>
      <w:ins w:id="1095" w:author="Zhong MIng Tan" w:date="2020-10-17T14:49:00Z">
        <w:r>
          <w:rPr>
            <w:noProof/>
            <w:lang w:val="en-US"/>
          </w:rPr>
          <w:drawing>
            <wp:inline distT="0" distB="0" distL="0" distR="0" wp14:anchorId="3CE0C54D" wp14:editId="1C130BCC">
              <wp:extent cx="5729605" cy="28644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2864485"/>
                      </a:xfrm>
                      <a:prstGeom prst="rect">
                        <a:avLst/>
                      </a:prstGeom>
                      <a:noFill/>
                      <a:ln>
                        <a:noFill/>
                      </a:ln>
                    </pic:spPr>
                  </pic:pic>
                </a:graphicData>
              </a:graphic>
            </wp:inline>
          </w:drawing>
        </w:r>
      </w:ins>
    </w:p>
    <w:p w14:paraId="635A285A" w14:textId="77777777" w:rsidR="006C64F8" w:rsidRDefault="006C64F8">
      <w:pPr>
        <w:spacing w:line="259" w:lineRule="auto"/>
        <w:rPr>
          <w:ins w:id="1096" w:author="Zhong MIng Tan" w:date="2020-10-17T14:49:00Z"/>
          <w:rFonts w:eastAsiaTheme="majorEastAsia" w:cs="Times New Roman"/>
          <w:szCs w:val="24"/>
          <w:lang w:val="en-US"/>
        </w:rPr>
      </w:pPr>
      <w:ins w:id="1097" w:author="Zhong MIng Tan" w:date="2020-10-17T14:49:00Z">
        <w:r>
          <w:rPr>
            <w:rFonts w:cs="Times New Roman"/>
            <w:lang w:val="en-US"/>
          </w:rPr>
          <w:br w:type="page"/>
        </w:r>
      </w:ins>
    </w:p>
    <w:p w14:paraId="144FE053" w14:textId="5D24AEFE" w:rsidR="00C863F2" w:rsidRDefault="00E60049" w:rsidP="00D05FF0">
      <w:pPr>
        <w:pStyle w:val="Heading3"/>
        <w:rPr>
          <w:rFonts w:cs="Times New Roman"/>
          <w:lang w:val="en-US"/>
        </w:rPr>
      </w:pPr>
      <w:bookmarkStart w:id="1098" w:name="_Toc53839465"/>
      <w:r w:rsidRPr="00123055">
        <w:rPr>
          <w:rFonts w:cs="Times New Roman"/>
          <w:lang w:val="en-US"/>
        </w:rPr>
        <w:lastRenderedPageBreak/>
        <w:t>User Interface</w:t>
      </w:r>
      <w:bookmarkEnd w:id="109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noProof/>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5783" cy="4549534"/>
                    </a:xfrm>
                    <a:prstGeom prst="rect">
                      <a:avLst/>
                    </a:prstGeom>
                  </pic:spPr>
                </pic:pic>
              </a:graphicData>
            </a:graphic>
          </wp:inline>
        </w:drawing>
      </w:r>
    </w:p>
    <w:p w14:paraId="07AE4016" w14:textId="67C30BF7" w:rsidR="00C863F2" w:rsidRPr="00C863F2" w:rsidRDefault="007572DB" w:rsidP="00D05FF0">
      <w:pPr>
        <w:pStyle w:val="Caption"/>
        <w:spacing w:line="360" w:lineRule="auto"/>
        <w:rPr>
          <w:lang w:val="en-US"/>
        </w:rPr>
      </w:pPr>
      <w:bookmarkStart w:id="1099" w:name="_Toc53839303"/>
      <w:r>
        <w:t xml:space="preserve">Figure </w:t>
      </w:r>
      <w:r w:rsidR="000A382B">
        <w:fldChar w:fldCharType="begin"/>
      </w:r>
      <w:r w:rsidR="000A382B">
        <w:instrText xml:space="preserve"> STYLEREF 1 \s </w:instrText>
      </w:r>
      <w:r w:rsidR="000A382B">
        <w:fldChar w:fldCharType="separate"/>
      </w:r>
      <w:r w:rsidR="004D7670">
        <w:rPr>
          <w:noProof/>
        </w:rPr>
        <w:t>3</w:t>
      </w:r>
      <w:r w:rsidR="000A382B">
        <w:rPr>
          <w:noProof/>
        </w:rPr>
        <w:fldChar w:fldCharType="end"/>
      </w:r>
      <w:r w:rsidR="004D7670">
        <w:t>.</w:t>
      </w:r>
      <w:r w:rsidR="000A382B">
        <w:fldChar w:fldCharType="begin"/>
      </w:r>
      <w:r w:rsidR="000A382B">
        <w:instrText xml:space="preserve"> SEQ Figure \* ARABIC \s 1 </w:instrText>
      </w:r>
      <w:r w:rsidR="000A382B">
        <w:fldChar w:fldCharType="separate"/>
      </w:r>
      <w:r w:rsidR="004D7670">
        <w:rPr>
          <w:noProof/>
        </w:rPr>
        <w:t>21</w:t>
      </w:r>
      <w:r w:rsidR="000A382B">
        <w:rPr>
          <w:noProof/>
        </w:rPr>
        <w:fldChar w:fldCharType="end"/>
      </w:r>
      <w:r>
        <w:t xml:space="preserve"> UI - Home Screen</w:t>
      </w:r>
      <w:bookmarkEnd w:id="109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noProof/>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3404" cy="4587638"/>
                    </a:xfrm>
                    <a:prstGeom prst="rect">
                      <a:avLst/>
                    </a:prstGeom>
                  </pic:spPr>
                </pic:pic>
              </a:graphicData>
            </a:graphic>
          </wp:inline>
        </w:drawing>
      </w:r>
    </w:p>
    <w:p w14:paraId="51F2C2FE" w14:textId="5B3B2AD7"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100" w:name="_Toc53839304"/>
      <w:r>
        <w:t xml:space="preserve">Figure </w:t>
      </w:r>
      <w:r w:rsidR="000A382B">
        <w:fldChar w:fldCharType="begin"/>
      </w:r>
      <w:r w:rsidR="000A382B">
        <w:instrText xml:space="preserve"> STYLEREF 1 \s </w:instrText>
      </w:r>
      <w:r w:rsidR="000A382B">
        <w:fldChar w:fldCharType="separate"/>
      </w:r>
      <w:r w:rsidR="004D7670">
        <w:rPr>
          <w:noProof/>
        </w:rPr>
        <w:t>3</w:t>
      </w:r>
      <w:r w:rsidR="000A382B">
        <w:rPr>
          <w:noProof/>
        </w:rPr>
        <w:fldChar w:fldCharType="end"/>
      </w:r>
      <w:r w:rsidR="004D7670">
        <w:t>.</w:t>
      </w:r>
      <w:r w:rsidR="000A382B">
        <w:fldChar w:fldCharType="begin"/>
      </w:r>
      <w:r w:rsidR="000A382B">
        <w:instrText xml:space="preserve"> SEQ Figure \* ARABIC \s 1 </w:instrText>
      </w:r>
      <w:r w:rsidR="000A382B">
        <w:fldChar w:fldCharType="separate"/>
      </w:r>
      <w:r w:rsidR="004D7670">
        <w:rPr>
          <w:noProof/>
        </w:rPr>
        <w:t>22</w:t>
      </w:r>
      <w:r w:rsidR="000A382B">
        <w:rPr>
          <w:noProof/>
        </w:rPr>
        <w:fldChar w:fldCharType="end"/>
      </w:r>
      <w:r>
        <w:t xml:space="preserve"> UI - Import Screen</w:t>
      </w:r>
      <w:bookmarkEnd w:id="1100"/>
    </w:p>
    <w:p w14:paraId="091F05A6" w14:textId="4ABB75C9" w:rsidR="007572DB" w:rsidDel="00075D23" w:rsidRDefault="00C863F2" w:rsidP="008C5069">
      <w:pPr>
        <w:rPr>
          <w:del w:id="1101" w:author="Zhong MIng Tan" w:date="2020-10-17T14:38:00Z"/>
        </w:rPr>
      </w:pPr>
      <w:del w:id="1102" w:author="Zhong MIng Tan" w:date="2020-10-17T14:38:00Z">
        <w:r w:rsidDel="00075D23">
          <w:rPr>
            <w:lang w:val="en-US"/>
          </w:rPr>
          <w:delText>Edit Video</w:delText>
        </w:r>
        <w:r w:rsidRPr="00C863F2" w:rsidDel="00075D23">
          <w:rPr>
            <w:noProof/>
            <w:lang w:val="en-US"/>
          </w:rPr>
          <w:drawing>
            <wp:inline distT="0" distB="0" distL="0" distR="0" wp14:anchorId="5A480E86" wp14:editId="1821028D">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3404" cy="4602879"/>
                      </a:xfrm>
                      <a:prstGeom prst="rect">
                        <a:avLst/>
                      </a:prstGeom>
                    </pic:spPr>
                  </pic:pic>
                </a:graphicData>
              </a:graphic>
            </wp:inline>
          </w:drawing>
        </w:r>
      </w:del>
    </w:p>
    <w:p w14:paraId="6FA57F81" w14:textId="43B6153C" w:rsidR="00C863F2" w:rsidRPr="00C863F2" w:rsidDel="00075D23" w:rsidRDefault="007572DB" w:rsidP="00D05FF0">
      <w:pPr>
        <w:pStyle w:val="Caption"/>
        <w:spacing w:line="360" w:lineRule="auto"/>
        <w:rPr>
          <w:del w:id="1103" w:author="Zhong MIng Tan" w:date="2020-10-17T14:38:00Z"/>
          <w:lang w:val="en-US"/>
        </w:rPr>
      </w:pPr>
      <w:del w:id="1104" w:author="Zhong MIng Tan" w:date="2020-10-17T14:38:00Z">
        <w:r w:rsidDel="00075D23">
          <w:delText xml:space="preserve">Figure </w:delText>
        </w:r>
        <w:r w:rsidR="000A382B" w:rsidDel="00075D23">
          <w:fldChar w:fldCharType="begin"/>
        </w:r>
        <w:r w:rsidR="000A382B" w:rsidDel="00075D23">
          <w:delInstrText xml:space="preserve"> STYLEREF 1 \s </w:delInstrText>
        </w:r>
        <w:r w:rsidR="000A382B" w:rsidDel="00075D23">
          <w:fldChar w:fldCharType="separate"/>
        </w:r>
        <w:r w:rsidR="004D7670" w:rsidDel="00075D23">
          <w:rPr>
            <w:noProof/>
          </w:rPr>
          <w:delText>3</w:delText>
        </w:r>
        <w:r w:rsidR="000A382B" w:rsidDel="00075D23">
          <w:rPr>
            <w:noProof/>
          </w:rPr>
          <w:fldChar w:fldCharType="end"/>
        </w:r>
        <w:r w:rsidR="004D7670" w:rsidDel="00075D23">
          <w:delText>.</w:delText>
        </w:r>
        <w:r w:rsidR="000A382B" w:rsidDel="00075D23">
          <w:fldChar w:fldCharType="begin"/>
        </w:r>
        <w:r w:rsidR="000A382B" w:rsidDel="00075D23">
          <w:delInstrText xml:space="preserve"> SEQ Figure \* ARABIC \s 1 </w:delInstrText>
        </w:r>
        <w:r w:rsidR="000A382B" w:rsidDel="00075D23">
          <w:fldChar w:fldCharType="separate"/>
        </w:r>
        <w:r w:rsidR="004D7670" w:rsidDel="00075D23">
          <w:rPr>
            <w:noProof/>
          </w:rPr>
          <w:delText>23</w:delText>
        </w:r>
        <w:r w:rsidR="000A382B" w:rsidDel="00075D23">
          <w:rPr>
            <w:noProof/>
          </w:rPr>
          <w:fldChar w:fldCharType="end"/>
        </w:r>
        <w:r w:rsidDel="00075D23">
          <w:delText xml:space="preserve"> UI - Edit Video Screen</w:delText>
        </w:r>
      </w:del>
    </w:p>
    <w:p w14:paraId="4857678C" w14:textId="3B598453" w:rsidR="00665CC7" w:rsidDel="00075D23" w:rsidRDefault="00665CC7" w:rsidP="00D05FF0">
      <w:pPr>
        <w:rPr>
          <w:del w:id="1105" w:author="Zhong MIng Tan" w:date="2020-10-17T14:38:00Z"/>
          <w:lang w:val="en-US"/>
        </w:rPr>
      </w:pPr>
    </w:p>
    <w:p w14:paraId="3BFCDEF1" w14:textId="052F974E" w:rsidR="007572DB" w:rsidDel="00075D23" w:rsidRDefault="00C863F2" w:rsidP="00DA3FBE">
      <w:pPr>
        <w:rPr>
          <w:del w:id="1106" w:author="Zhong MIng Tan" w:date="2020-10-17T14:38:00Z"/>
        </w:rPr>
      </w:pPr>
      <w:del w:id="1107" w:author="Zhong MIng Tan" w:date="2020-10-17T14:38:00Z">
        <w:r w:rsidDel="00075D23">
          <w:rPr>
            <w:lang w:val="en-US"/>
          </w:rPr>
          <w:delText>Edit Subtitle</w:delText>
        </w:r>
        <w:r w:rsidRPr="00C863F2" w:rsidDel="00075D23">
          <w:rPr>
            <w:noProof/>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5301" cy="4549534"/>
                      </a:xfrm>
                      <a:prstGeom prst="rect">
                        <a:avLst/>
                      </a:prstGeom>
                    </pic:spPr>
                  </pic:pic>
                </a:graphicData>
              </a:graphic>
            </wp:inline>
          </w:drawing>
        </w:r>
      </w:del>
    </w:p>
    <w:p w14:paraId="6F01A81A" w14:textId="59944229" w:rsidR="007572DB" w:rsidDel="00075D23" w:rsidRDefault="007572DB" w:rsidP="00D05FF0">
      <w:pPr>
        <w:pStyle w:val="Caption"/>
        <w:spacing w:line="360" w:lineRule="auto"/>
        <w:rPr>
          <w:del w:id="1108" w:author="Zhong MIng Tan" w:date="2020-10-17T14:38:00Z"/>
        </w:rPr>
      </w:pPr>
      <w:del w:id="1109" w:author="Zhong MIng Tan" w:date="2020-10-17T14:38:00Z">
        <w:r w:rsidDel="00075D23">
          <w:delText xml:space="preserve">Figure </w:delText>
        </w:r>
        <w:r w:rsidR="000A382B" w:rsidDel="00075D23">
          <w:fldChar w:fldCharType="begin"/>
        </w:r>
        <w:r w:rsidR="000A382B" w:rsidDel="00075D23">
          <w:delInstrText xml:space="preserve"> STYLEREF 1 \s </w:delInstrText>
        </w:r>
        <w:r w:rsidR="000A382B" w:rsidDel="00075D23">
          <w:fldChar w:fldCharType="separate"/>
        </w:r>
        <w:r w:rsidR="004D7670" w:rsidDel="00075D23">
          <w:rPr>
            <w:noProof/>
          </w:rPr>
          <w:delText>3</w:delText>
        </w:r>
        <w:r w:rsidR="000A382B" w:rsidDel="00075D23">
          <w:rPr>
            <w:noProof/>
          </w:rPr>
          <w:fldChar w:fldCharType="end"/>
        </w:r>
        <w:r w:rsidR="004D7670" w:rsidDel="00075D23">
          <w:delText>.</w:delText>
        </w:r>
        <w:r w:rsidR="000A382B" w:rsidDel="00075D23">
          <w:fldChar w:fldCharType="begin"/>
        </w:r>
        <w:r w:rsidR="000A382B" w:rsidDel="00075D23">
          <w:delInstrText xml:space="preserve"> SEQ Figure \* ARABIC \s 1 </w:delInstrText>
        </w:r>
        <w:r w:rsidR="000A382B" w:rsidDel="00075D23">
          <w:fldChar w:fldCharType="separate"/>
        </w:r>
        <w:r w:rsidR="004D7670" w:rsidDel="00075D23">
          <w:rPr>
            <w:noProof/>
          </w:rPr>
          <w:delText>24</w:delText>
        </w:r>
        <w:r w:rsidR="000A382B" w:rsidDel="00075D23">
          <w:rPr>
            <w:noProof/>
          </w:rPr>
          <w:fldChar w:fldCharType="end"/>
        </w:r>
        <w:r w:rsidDel="00075D23">
          <w:delText xml:space="preserve"> UI - Edit Subtitle Screen</w:delText>
        </w:r>
      </w:del>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110" w:name="_Toc53839466"/>
      <w:r w:rsidRPr="00123055">
        <w:rPr>
          <w:rFonts w:cs="Times New Roman"/>
          <w:szCs w:val="24"/>
        </w:rPr>
        <w:lastRenderedPageBreak/>
        <w:t>IMPLEMENTATION</w:t>
      </w:r>
      <w:bookmarkEnd w:id="1110"/>
    </w:p>
    <w:p w14:paraId="6F07348A" w14:textId="5FCBE647" w:rsidR="00E60049" w:rsidRPr="00123055" w:rsidRDefault="00E60049" w:rsidP="00D05FF0">
      <w:pPr>
        <w:pStyle w:val="Heading2"/>
        <w:rPr>
          <w:rFonts w:cs="Times New Roman"/>
          <w:szCs w:val="24"/>
        </w:rPr>
      </w:pPr>
      <w:bookmarkStart w:id="1111" w:name="_Toc53839467"/>
      <w:r w:rsidRPr="00123055">
        <w:rPr>
          <w:rFonts w:cs="Times New Roman"/>
          <w:szCs w:val="24"/>
        </w:rPr>
        <w:t>Testing</w:t>
      </w:r>
      <w:bookmarkEnd w:id="1111"/>
    </w:p>
    <w:p w14:paraId="1F4A15AF" w14:textId="59C5DF94" w:rsidR="00E60049" w:rsidRPr="00123055" w:rsidRDefault="00E60049" w:rsidP="00D05FF0">
      <w:pPr>
        <w:pStyle w:val="Heading2"/>
        <w:rPr>
          <w:rFonts w:cs="Times New Roman"/>
          <w:szCs w:val="24"/>
          <w:lang w:val="en-US"/>
        </w:rPr>
      </w:pPr>
      <w:bookmarkStart w:id="1112" w:name="_Toc53839468"/>
      <w:r w:rsidRPr="00123055">
        <w:rPr>
          <w:rFonts w:cs="Times New Roman"/>
          <w:szCs w:val="24"/>
          <w:lang w:val="en-US"/>
        </w:rPr>
        <w:t>Output Analysis</w:t>
      </w:r>
      <w:bookmarkEnd w:id="1112"/>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113" w:name="_Toc53839469"/>
      <w:r w:rsidRPr="00123055">
        <w:rPr>
          <w:rFonts w:cs="Times New Roman"/>
          <w:szCs w:val="24"/>
        </w:rPr>
        <w:lastRenderedPageBreak/>
        <w:t>CONCLUSION</w:t>
      </w:r>
      <w:bookmarkEnd w:id="1113"/>
    </w:p>
    <w:p w14:paraId="252D645D" w14:textId="6EB3A83F" w:rsidR="00E60049" w:rsidRPr="00123055" w:rsidRDefault="00E60049" w:rsidP="00D05FF0">
      <w:pPr>
        <w:pStyle w:val="Heading2"/>
        <w:rPr>
          <w:rFonts w:cs="Times New Roman"/>
          <w:szCs w:val="24"/>
          <w:lang w:val="en-US"/>
        </w:rPr>
      </w:pPr>
      <w:bookmarkStart w:id="1114" w:name="_Toc53839470"/>
      <w:r w:rsidRPr="00123055">
        <w:rPr>
          <w:rFonts w:cs="Times New Roman"/>
          <w:szCs w:val="24"/>
          <w:lang w:val="en-US"/>
        </w:rPr>
        <w:t>Finding &amp; limitations</w:t>
      </w:r>
      <w:bookmarkEnd w:id="1114"/>
    </w:p>
    <w:p w14:paraId="09E87049" w14:textId="4F935438" w:rsidR="006247D1" w:rsidRPr="00123055" w:rsidRDefault="006247D1" w:rsidP="00D05FF0">
      <w:pPr>
        <w:pStyle w:val="Heading2"/>
        <w:rPr>
          <w:rFonts w:cs="Times New Roman"/>
          <w:szCs w:val="24"/>
          <w:lang w:val="en-US"/>
        </w:rPr>
      </w:pPr>
      <w:bookmarkStart w:id="1115" w:name="_Toc53839471"/>
      <w:r w:rsidRPr="00123055">
        <w:rPr>
          <w:rFonts w:cs="Times New Roman"/>
          <w:szCs w:val="24"/>
          <w:lang w:val="en-US"/>
        </w:rPr>
        <w:t>Contribution</w:t>
      </w:r>
      <w:bookmarkEnd w:id="1115"/>
    </w:p>
    <w:p w14:paraId="3F8836FE" w14:textId="2F3186EF" w:rsidR="00B110DE" w:rsidRPr="00123055" w:rsidRDefault="00E60049" w:rsidP="00D05FF0">
      <w:pPr>
        <w:pStyle w:val="Heading2"/>
        <w:rPr>
          <w:rFonts w:cs="Times New Roman"/>
          <w:szCs w:val="24"/>
          <w:lang w:val="en-US"/>
        </w:rPr>
      </w:pPr>
      <w:bookmarkStart w:id="1116" w:name="_Toc53839472"/>
      <w:r w:rsidRPr="00123055">
        <w:rPr>
          <w:rFonts w:cs="Times New Roman"/>
          <w:szCs w:val="24"/>
          <w:lang w:val="en-US"/>
        </w:rPr>
        <w:t>Summary</w:t>
      </w:r>
      <w:bookmarkEnd w:id="1116"/>
    </w:p>
    <w:p w14:paraId="3FB8524F" w14:textId="2512F08F" w:rsidR="00B110DE" w:rsidRPr="00123055" w:rsidRDefault="00E60049" w:rsidP="00D05FF0">
      <w:pPr>
        <w:pStyle w:val="Heading2"/>
        <w:rPr>
          <w:rFonts w:cs="Times New Roman"/>
          <w:szCs w:val="24"/>
          <w:lang w:val="en-US"/>
        </w:rPr>
      </w:pPr>
      <w:bookmarkStart w:id="1117" w:name="_Toc53839473"/>
      <w:r w:rsidRPr="00123055">
        <w:rPr>
          <w:rFonts w:cs="Times New Roman"/>
          <w:szCs w:val="24"/>
          <w:lang w:val="en-US"/>
        </w:rPr>
        <w:t>Future Enhancement</w:t>
      </w:r>
      <w:bookmarkEnd w:id="1117"/>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118" w:name="_Toc53839474"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118"/>
        </w:p>
        <w:sdt>
          <w:sdtPr>
            <w:rPr>
              <w:rFonts w:cs="Times New Roman"/>
              <w:szCs w:val="24"/>
            </w:rPr>
            <w:id w:val="-573587230"/>
            <w:bibliography/>
          </w:sdtPr>
          <w:sdtContent>
            <w:p w14:paraId="7B45A371" w14:textId="77777777" w:rsidR="00DE7AC5" w:rsidRDefault="00A7199E" w:rsidP="00DE7AC5">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DE7AC5">
                <w:rPr>
                  <w:noProof/>
                </w:rPr>
                <w:t xml:space="preserve">A. Choudhary, J. J. (2017). Product recommendations using data mining and machine learning algorithms. </w:t>
              </w:r>
              <w:r w:rsidR="00DE7AC5">
                <w:rPr>
                  <w:i/>
                  <w:iCs/>
                  <w:noProof/>
                </w:rPr>
                <w:t>ARPN Journal of Engineering and Applied Sciences</w:t>
              </w:r>
              <w:r w:rsidR="00DE7AC5">
                <w:rPr>
                  <w:noProof/>
                </w:rPr>
                <w:t>, 5475-5483.</w:t>
              </w:r>
            </w:p>
            <w:p w14:paraId="399C14B8" w14:textId="77777777" w:rsidR="00DE7AC5" w:rsidRDefault="00DE7AC5" w:rsidP="00DE7AC5">
              <w:pPr>
                <w:pStyle w:val="Bibliography"/>
                <w:ind w:left="720" w:hanging="720"/>
                <w:rPr>
                  <w:noProof/>
                </w:rPr>
              </w:pPr>
              <w:r>
                <w:rPr>
                  <w:i/>
                  <w:iCs/>
                  <w:noProof/>
                </w:rPr>
                <w:t>Adoric</w:t>
              </w:r>
              <w:r>
                <w:rPr>
                  <w:noProof/>
                </w:rPr>
                <w:t>. (2020). Retrieved from Personalized product recommendations: https://adoric.com/solutions/recommendations?utm_source=Google_search_ppc&amp;utm_medium=Google_search_text&amp;utm_campaign=recommendations&amp;gclid=CjwKCAjwiaX8BRBZEiwAQQxGxwDY_srGbSObky1Lx-2RWIsdH_SAcmwrKzBpxVtd8aKjAK2PMKA4qhoCaa4QAvD_BwE</w:t>
              </w:r>
            </w:p>
            <w:p w14:paraId="33D3BBA0" w14:textId="77777777" w:rsidR="00DE7AC5" w:rsidRDefault="00DE7AC5" w:rsidP="00DE7AC5">
              <w:pPr>
                <w:pStyle w:val="Bibliography"/>
                <w:ind w:left="720" w:hanging="720"/>
                <w:rPr>
                  <w:noProof/>
                </w:rPr>
              </w:pPr>
              <w:r>
                <w:rPr>
                  <w:i/>
                  <w:iCs/>
                  <w:noProof/>
                </w:rPr>
                <w:t>builtin</w:t>
              </w:r>
              <w:r>
                <w:rPr>
                  <w:noProof/>
                </w:rPr>
                <w:t>. (n.d.). Retrieved from What is Gaming?: https://builtin.com/gaming</w:t>
              </w:r>
            </w:p>
            <w:p w14:paraId="5CD1A85D" w14:textId="77777777" w:rsidR="00DE7AC5" w:rsidRDefault="00DE7AC5" w:rsidP="00DE7AC5">
              <w:pPr>
                <w:pStyle w:val="Bibliography"/>
                <w:ind w:left="720" w:hanging="720"/>
                <w:rPr>
                  <w:noProof/>
                </w:rPr>
              </w:pPr>
              <w:r>
                <w:rPr>
                  <w:i/>
                  <w:iCs/>
                  <w:noProof/>
                </w:rPr>
                <w:t>CISION PRNewswire</w:t>
              </w:r>
              <w:r>
                <w:rPr>
                  <w:noProof/>
                </w:rPr>
                <w:t>. (2020, May 13). Retrieved from Tencent Announces 2020 First Quarter Results: https://www.prnewswire.com/news-releases/tencent-announces-2020-first-quarter-results-301058417.html</w:t>
              </w:r>
            </w:p>
            <w:p w14:paraId="7234DD4F" w14:textId="77777777" w:rsidR="00DE7AC5" w:rsidRDefault="00DE7AC5" w:rsidP="00DE7AC5">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711B249F" w14:textId="77777777" w:rsidR="00DE7AC5" w:rsidRDefault="00DE7AC5" w:rsidP="00DE7AC5">
              <w:pPr>
                <w:pStyle w:val="Bibliography"/>
                <w:ind w:left="720" w:hanging="720"/>
                <w:rPr>
                  <w:noProof/>
                </w:rPr>
              </w:pPr>
              <w:r>
                <w:rPr>
                  <w:i/>
                  <w:iCs/>
                  <w:noProof/>
                </w:rPr>
                <w:t>Flutter</w:t>
              </w:r>
              <w:r>
                <w:rPr>
                  <w:noProof/>
                </w:rPr>
                <w:t>. (2020). Retrieved from Flutter: https://flutter.dev/</w:t>
              </w:r>
            </w:p>
            <w:p w14:paraId="3958CA98" w14:textId="77777777" w:rsidR="00DE7AC5" w:rsidRDefault="00DE7AC5" w:rsidP="00DE7AC5">
              <w:pPr>
                <w:pStyle w:val="Bibliography"/>
                <w:ind w:left="720" w:hanging="720"/>
                <w:rPr>
                  <w:noProof/>
                </w:rPr>
              </w:pPr>
              <w:r>
                <w:rPr>
                  <w:i/>
                  <w:iCs/>
                  <w:noProof/>
                </w:rPr>
                <w:t>Google Cloud</w:t>
              </w:r>
              <w:r>
                <w:rPr>
                  <w:noProof/>
                </w:rPr>
                <w:t>. (2020, June 22). Retrieved from Using Machine Learning on Compute Engine to Make Product Recommendations: https://cloud.google.com/solutions/recommendations-using-machine-learning-on-compute-engine</w:t>
              </w:r>
            </w:p>
            <w:p w14:paraId="1E60F32D" w14:textId="77777777" w:rsidR="00DE7AC5" w:rsidRDefault="00DE7AC5" w:rsidP="00DE7AC5">
              <w:pPr>
                <w:pStyle w:val="Bibliography"/>
                <w:ind w:left="720" w:hanging="720"/>
                <w:rPr>
                  <w:noProof/>
                </w:rPr>
              </w:pPr>
              <w:r>
                <w:rPr>
                  <w:noProof/>
                </w:rPr>
                <w:t xml:space="preserve">Gurwani, M. S. (2018, October 14). </w:t>
              </w:r>
              <w:r>
                <w:rPr>
                  <w:i/>
                  <w:iCs/>
                  <w:noProof/>
                </w:rPr>
                <w:t>10 Amazing Apps Built Using Flutter Framework</w:t>
              </w:r>
              <w:r>
                <w:rPr>
                  <w:noProof/>
                </w:rPr>
                <w:t>. Retrieved from daffodilsw: https://insights.daffodilsw.com/blog/10-amazing-apps-built-using-flutter-framework</w:t>
              </w:r>
            </w:p>
            <w:p w14:paraId="085DC38B" w14:textId="77777777" w:rsidR="00DE7AC5" w:rsidRDefault="00DE7AC5" w:rsidP="00DE7AC5">
              <w:pPr>
                <w:pStyle w:val="Bibliography"/>
                <w:ind w:left="720" w:hanging="720"/>
                <w:rPr>
                  <w:noProof/>
                </w:rPr>
              </w:pPr>
              <w:r>
                <w:rPr>
                  <w:noProof/>
                </w:rPr>
                <w:t xml:space="preserve">Hessel Tuinhof, Clemens Pirker, Markus Haltmeier. (2019, February 14). Image-Based Fashion Product. </w:t>
              </w:r>
              <w:r>
                <w:rPr>
                  <w:i/>
                  <w:iCs/>
                  <w:noProof/>
                </w:rPr>
                <w:t>International Conference on Machine Learning, Optimization, and Data Science</w:t>
              </w:r>
              <w:r>
                <w:rPr>
                  <w:noProof/>
                </w:rPr>
                <w:t>, 472-481. doi:https://doi.org/10.1007/978-3-030-13709-0_40</w:t>
              </w:r>
            </w:p>
            <w:p w14:paraId="102355D5" w14:textId="77777777" w:rsidR="00DE7AC5" w:rsidRDefault="00DE7AC5" w:rsidP="00DE7AC5">
              <w:pPr>
                <w:pStyle w:val="Bibliography"/>
                <w:ind w:left="720" w:hanging="720"/>
                <w:rPr>
                  <w:noProof/>
                </w:rPr>
              </w:pPr>
              <w:r>
                <w:rPr>
                  <w:noProof/>
                </w:rPr>
                <w:t xml:space="preserve">Kuprenko, V. (2020, April 22). </w:t>
              </w:r>
              <w:r>
                <w:rPr>
                  <w:i/>
                  <w:iCs/>
                  <w:noProof/>
                </w:rPr>
                <w:t>Google Flutter Review – Why Mobile App Developers Love Flutter</w:t>
              </w:r>
              <w:r>
                <w:rPr>
                  <w:noProof/>
                </w:rPr>
                <w:t>. Retrieved from freeCodeCamp: https://www.freecodecamp.org/news/why-mobile-apps-makers-are-in-love-with-flutter/</w:t>
              </w:r>
            </w:p>
            <w:p w14:paraId="36A097E8" w14:textId="77777777" w:rsidR="00DE7AC5" w:rsidRDefault="00DE7AC5" w:rsidP="00DE7AC5">
              <w:pPr>
                <w:pStyle w:val="Bibliography"/>
                <w:ind w:left="720" w:hanging="720"/>
                <w:rPr>
                  <w:noProof/>
                </w:rPr>
              </w:pPr>
              <w:r>
                <w:rPr>
                  <w:noProof/>
                </w:rPr>
                <w:lastRenderedPageBreak/>
                <w:t xml:space="preserve">MEDIA, F. L. (2020, May 12). </w:t>
              </w:r>
              <w:r>
                <w:rPr>
                  <w:i/>
                  <w:iCs/>
                  <w:noProof/>
                </w:rPr>
                <w:t>Reuters</w:t>
              </w:r>
              <w:r>
                <w:rPr>
                  <w:noProof/>
                </w:rPr>
                <w:t>. Retrieved from Report: Gaming revenue to top $159B in 2020: https://www.reuters.com/article/esports-business-gaming-revenues-idUSFLM8jkJMl</w:t>
              </w:r>
            </w:p>
            <w:p w14:paraId="49F07CB7" w14:textId="77777777" w:rsidR="00DE7AC5" w:rsidRDefault="00DE7AC5" w:rsidP="00DE7AC5">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9ED65BA" w14:textId="77777777" w:rsidR="00DE7AC5" w:rsidRDefault="00DE7AC5" w:rsidP="00DE7AC5">
              <w:pPr>
                <w:pStyle w:val="Bibliography"/>
                <w:ind w:left="720" w:hanging="720"/>
                <w:rPr>
                  <w:noProof/>
                </w:rPr>
              </w:pPr>
              <w:r>
                <w:rPr>
                  <w:i/>
                  <w:iCs/>
                  <w:noProof/>
                </w:rPr>
                <w:t>Perzonalization</w:t>
              </w:r>
              <w:r>
                <w:rPr>
                  <w:noProof/>
                </w:rPr>
                <w:t>. (n.d.). Retrieved from Personalized Product Recommendations: https://www.perzonalization.com/ecommerce-personalization-products/personalized-product-recommendations/?gclid=CjwKCAjwiaX8BRBZEiwAQQxGx2vQK07Dz-mNOs2OCIBFwiNWOXLTyBM4RDs53GPnN91qQlUbt_qVFRoC-9EQAvD_BwE#1502981335816-1f83aded-1be4</w:t>
              </w:r>
            </w:p>
            <w:p w14:paraId="136463F8" w14:textId="77777777" w:rsidR="00DE7AC5" w:rsidRDefault="00DE7AC5" w:rsidP="00DE7AC5">
              <w:pPr>
                <w:pStyle w:val="Bibliography"/>
                <w:ind w:left="720" w:hanging="720"/>
                <w:rPr>
                  <w:noProof/>
                </w:rPr>
              </w:pPr>
              <w:r>
                <w:rPr>
                  <w:i/>
                  <w:iCs/>
                  <w:noProof/>
                </w:rPr>
                <w:t>Recombee</w:t>
              </w:r>
              <w:r>
                <w:rPr>
                  <w:noProof/>
                </w:rPr>
                <w:t>. (2020). Retrieved from Artificial Intelligence Powered Recommender as a Service: https://www.recombee.com/</w:t>
              </w:r>
            </w:p>
            <w:p w14:paraId="0D5BDAF1" w14:textId="77777777" w:rsidR="00DE7AC5" w:rsidRDefault="00DE7AC5" w:rsidP="00DE7AC5">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17EB0BB9" w14:textId="77777777" w:rsidR="00DE7AC5" w:rsidRDefault="00DE7AC5" w:rsidP="00DE7AC5">
              <w:pPr>
                <w:pStyle w:val="Bibliography"/>
                <w:ind w:left="720" w:hanging="720"/>
                <w:rPr>
                  <w:noProof/>
                </w:rPr>
              </w:pPr>
              <w:r>
                <w:rPr>
                  <w:noProof/>
                </w:rPr>
                <w:t xml:space="preserve">Staff, S. (2020, September 23). </w:t>
              </w:r>
              <w:r>
                <w:rPr>
                  <w:i/>
                  <w:iCs/>
                  <w:noProof/>
                </w:rPr>
                <w:t>SuperData</w:t>
              </w:r>
              <w:r>
                <w:rPr>
                  <w:noProof/>
                </w:rPr>
                <w:t>. Retrieved from Worldwide digital games market: August 2020: https://www.superdataresearch.com/blog/worldwide-digital-games-market</w:t>
              </w:r>
            </w:p>
            <w:p w14:paraId="4D4F0E40" w14:textId="7F85BC9E" w:rsidR="009A2986" w:rsidRPr="00353E4B" w:rsidRDefault="00A7199E" w:rsidP="00DE7AC5">
              <w:pPr>
                <w:rPr>
                  <w:rFonts w:cs="Times New Roman"/>
                  <w:szCs w:val="24"/>
                </w:rPr>
              </w:pPr>
              <w:r w:rsidRPr="00123055">
                <w:rPr>
                  <w:rFonts w:cs="Times New Roman"/>
                  <w:b/>
                  <w:bCs/>
                  <w:noProof/>
                  <w:szCs w:val="24"/>
                </w:rPr>
                <w:fldChar w:fldCharType="end"/>
              </w:r>
            </w:p>
          </w:sdtContent>
        </w:sdt>
      </w:sdtContent>
    </w:sdt>
    <w:p w14:paraId="3395ACEF" w14:textId="2FDD067F" w:rsidR="00E60049" w:rsidRPr="00123055" w:rsidRDefault="00902300" w:rsidP="00D05FF0">
      <w:pPr>
        <w:pStyle w:val="Heading1"/>
        <w:numPr>
          <w:ilvl w:val="0"/>
          <w:numId w:val="0"/>
        </w:numPr>
        <w:ind w:left="432" w:hanging="432"/>
        <w:rPr>
          <w:rFonts w:cs="Times New Roman"/>
          <w:szCs w:val="24"/>
        </w:rPr>
      </w:pPr>
      <w:bookmarkStart w:id="1119" w:name="_Toc53839475"/>
      <w:r w:rsidRPr="00123055">
        <w:rPr>
          <w:rFonts w:cs="Times New Roman"/>
          <w:szCs w:val="24"/>
        </w:rPr>
        <w:t>APPENDICES</w:t>
      </w:r>
      <w:bookmarkEnd w:id="1119"/>
    </w:p>
    <w:p w14:paraId="73F4BD81" w14:textId="4CC876B6" w:rsidR="00D45A01" w:rsidRPr="00123055" w:rsidRDefault="00201265" w:rsidP="00A61739">
      <w:pPr>
        <w:pStyle w:val="ListParagraph"/>
        <w:numPr>
          <w:ilvl w:val="0"/>
          <w:numId w:val="3"/>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A61739">
      <w:pPr>
        <w:pStyle w:val="ListParagraph"/>
        <w:numPr>
          <w:ilvl w:val="0"/>
          <w:numId w:val="3"/>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A61739">
      <w:pPr>
        <w:pStyle w:val="ListParagraph"/>
        <w:numPr>
          <w:ilvl w:val="0"/>
          <w:numId w:val="3"/>
        </w:numPr>
        <w:rPr>
          <w:rFonts w:cs="Times New Roman"/>
          <w:szCs w:val="24"/>
          <w:lang w:val="en-US" w:eastAsia="en-US"/>
        </w:rPr>
      </w:pPr>
      <w:r>
        <w:rPr>
          <w:rFonts w:cs="Times New Roman"/>
          <w:szCs w:val="24"/>
          <w:lang w:val="en-US" w:eastAsia="en-US"/>
        </w:rPr>
        <w:t>Appendix C – Network Diagram</w:t>
      </w:r>
    </w:p>
    <w:p w14:paraId="738E5806" w14:textId="03643F5B" w:rsidR="00243094" w:rsidRPr="00F23E69" w:rsidRDefault="00B54619" w:rsidP="00F23E69">
      <w:pPr>
        <w:rPr>
          <w:rFonts w:cs="Times New Roman"/>
          <w:szCs w:val="24"/>
          <w:lang w:val="en-US" w:eastAsia="en-US"/>
        </w:rPr>
      </w:pPr>
      <w:del w:id="1120" w:author="Zhong MIng Tan" w:date="2020-10-17T15:02:00Z">
        <w:r w:rsidRPr="00B54619" w:rsidDel="00021E6A">
          <w:rPr>
            <w:rFonts w:cs="Times New Roman"/>
            <w:noProof/>
            <w:szCs w:val="24"/>
            <w:lang w:val="en-US" w:eastAsia="en-US"/>
          </w:rPr>
          <w:drawing>
            <wp:inline distT="0" distB="0" distL="0" distR="0" wp14:anchorId="22245686" wp14:editId="37DF2CCC">
              <wp:extent cx="4519052" cy="876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9052" cy="876376"/>
                      </a:xfrm>
                      <a:prstGeom prst="rect">
                        <a:avLst/>
                      </a:prstGeom>
                    </pic:spPr>
                  </pic:pic>
                </a:graphicData>
              </a:graphic>
            </wp:inline>
          </w:drawing>
        </w:r>
      </w:del>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D0E85" w14:textId="77777777" w:rsidR="00770C45" w:rsidRDefault="00770C45">
      <w:pPr>
        <w:spacing w:after="0" w:line="240" w:lineRule="auto"/>
      </w:pPr>
      <w:r>
        <w:separator/>
      </w:r>
    </w:p>
  </w:endnote>
  <w:endnote w:type="continuationSeparator" w:id="0">
    <w:p w14:paraId="15B512C5" w14:textId="77777777" w:rsidR="00770C45" w:rsidRDefault="00770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6B3CEF" w:rsidRDefault="006B3CEF"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6B3CEF" w:rsidRDefault="006B3CEF" w:rsidP="000678B3">
    <w:pPr>
      <w:pStyle w:val="Footer"/>
      <w:tabs>
        <w:tab w:val="clear" w:pos="4320"/>
        <w:tab w:val="clear" w:pos="8640"/>
        <w:tab w:val="left" w:pos="278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CA27B" w14:textId="77777777" w:rsidR="00770C45" w:rsidRDefault="00770C45">
      <w:pPr>
        <w:spacing w:after="0" w:line="240" w:lineRule="auto"/>
      </w:pPr>
      <w:r>
        <w:separator/>
      </w:r>
    </w:p>
  </w:footnote>
  <w:footnote w:type="continuationSeparator" w:id="0">
    <w:p w14:paraId="3A2F7220" w14:textId="77777777" w:rsidR="00770C45" w:rsidRDefault="00770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6B3CEF"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42C38D8F" w:rsidR="006B3CEF" w:rsidRDefault="006B3CEF" w:rsidP="00E43C45">
              <w:pPr>
                <w:pStyle w:val="Header"/>
                <w:tabs>
                  <w:tab w:val="clear" w:pos="4320"/>
                  <w:tab w:val="clear" w:pos="8640"/>
                  <w:tab w:val="left" w:pos="6212"/>
                </w:tabs>
              </w:pPr>
              <w:r>
                <w:t>Gaming Gear Recommendation App by using Machine Learning</w:t>
              </w:r>
            </w:p>
          </w:tc>
        </w:sdtContent>
      </w:sdt>
      <w:tc>
        <w:tcPr>
          <w:tcW w:w="1815" w:type="dxa"/>
        </w:tcPr>
        <w:p w14:paraId="066F263A" w14:textId="48D9E6BA" w:rsidR="006B3CEF" w:rsidRDefault="006B3CEF"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6B3CEF" w:rsidRPr="004F410C" w:rsidRDefault="006B3CEF" w:rsidP="004F410C">
    <w:pPr>
      <w:pStyle w:val="Header"/>
      <w:tabs>
        <w:tab w:val="clear" w:pos="4320"/>
        <w:tab w:val="clear" w:pos="8640"/>
        <w:tab w:val="left" w:pos="6212"/>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625088064"/>
      <w:docPartObj>
        <w:docPartGallery w:val="Page Numbers (Top of Page)"/>
        <w:docPartUnique/>
      </w:docPartObj>
    </w:sdtPr>
    <w:sdtEndPr>
      <w:rPr>
        <w:b/>
        <w:bCs/>
        <w:noProof/>
        <w:color w:val="auto"/>
        <w:spacing w:val="0"/>
      </w:rPr>
    </w:sdtEndPr>
    <w:sdtContent>
      <w:p w14:paraId="32795F63" w14:textId="2D9FFAA3" w:rsidR="006B3CEF" w:rsidRDefault="006B3CE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F0934D8" w14:textId="77777777" w:rsidR="006B3CEF" w:rsidRPr="004F410C" w:rsidRDefault="006B3CEF"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 w15:restartNumberingAfterBreak="0">
    <w:nsid w:val="249356E6"/>
    <w:multiLevelType w:val="hybridMultilevel"/>
    <w:tmpl w:val="6D5AA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6" w15:restartNumberingAfterBreak="0">
    <w:nsid w:val="2B912334"/>
    <w:multiLevelType w:val="multilevel"/>
    <w:tmpl w:val="5A0A9F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510" w:hanging="720"/>
      </w:pPr>
    </w:lvl>
    <w:lvl w:ilvl="3">
      <w:start w:val="1"/>
      <w:numFmt w:val="decimal"/>
      <w:pStyle w:val="Heading4"/>
      <w:lvlText w:val="%1.%2.%3.%4"/>
      <w:lvlJc w:val="left"/>
      <w:pPr>
        <w:ind w:left="5544" w:hanging="86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1"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2" w15:restartNumberingAfterBreak="0">
    <w:nsid w:val="38F97A68"/>
    <w:multiLevelType w:val="hybridMultilevel"/>
    <w:tmpl w:val="9580E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0C471B"/>
    <w:multiLevelType w:val="hybridMultilevel"/>
    <w:tmpl w:val="5AB8D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A030B"/>
    <w:multiLevelType w:val="hybridMultilevel"/>
    <w:tmpl w:val="76E0DF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2301A"/>
    <w:multiLevelType w:val="multilevel"/>
    <w:tmpl w:val="202EE6C6"/>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4D4C14E0"/>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8"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87C05"/>
    <w:multiLevelType w:val="hybridMultilevel"/>
    <w:tmpl w:val="39A00EC4"/>
    <w:lvl w:ilvl="0" w:tplc="CD4A1422">
      <w:start w:val="1"/>
      <w:numFmt w:val="decimal"/>
      <w:lvlText w:val="E%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C7532"/>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5D557E"/>
    <w:multiLevelType w:val="hybridMultilevel"/>
    <w:tmpl w:val="6D5AA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7"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8"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7"/>
  </w:num>
  <w:num w:numId="5">
    <w:abstractNumId w:val="21"/>
  </w:num>
  <w:num w:numId="6">
    <w:abstractNumId w:val="28"/>
  </w:num>
  <w:num w:numId="7">
    <w:abstractNumId w:val="19"/>
  </w:num>
  <w:num w:numId="8">
    <w:abstractNumId w:val="14"/>
  </w:num>
  <w:num w:numId="9">
    <w:abstractNumId w:val="9"/>
  </w:num>
  <w:num w:numId="10">
    <w:abstractNumId w:val="4"/>
  </w:num>
  <w:num w:numId="11">
    <w:abstractNumId w:val="24"/>
  </w:num>
  <w:num w:numId="12">
    <w:abstractNumId w:val="1"/>
  </w:num>
  <w:num w:numId="13">
    <w:abstractNumId w:val="20"/>
  </w:num>
  <w:num w:numId="14">
    <w:abstractNumId w:val="3"/>
  </w:num>
  <w:num w:numId="15">
    <w:abstractNumId w:val="0"/>
  </w:num>
  <w:num w:numId="16">
    <w:abstractNumId w:val="26"/>
  </w:num>
  <w:num w:numId="17">
    <w:abstractNumId w:val="11"/>
  </w:num>
  <w:num w:numId="18">
    <w:abstractNumId w:val="5"/>
  </w:num>
  <w:num w:numId="19">
    <w:abstractNumId w:val="8"/>
  </w:num>
  <w:num w:numId="20">
    <w:abstractNumId w:val="10"/>
  </w:num>
  <w:num w:numId="21">
    <w:abstractNumId w:val="18"/>
  </w:num>
  <w:num w:numId="22">
    <w:abstractNumId w:val="2"/>
  </w:num>
  <w:num w:numId="23">
    <w:abstractNumId w:val="25"/>
  </w:num>
  <w:num w:numId="24">
    <w:abstractNumId w:val="12"/>
  </w:num>
  <w:num w:numId="25">
    <w:abstractNumId w:val="13"/>
  </w:num>
  <w:num w:numId="26">
    <w:abstractNumId w:val="15"/>
  </w:num>
  <w:num w:numId="27">
    <w:abstractNumId w:val="23"/>
  </w:num>
  <w:num w:numId="28">
    <w:abstractNumId w:val="17"/>
  </w:num>
  <w:num w:numId="29">
    <w:abstractNumId w:val="16"/>
  </w:num>
  <w:num w:numId="30">
    <w:abstractNumId w:val="2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ng MIng Tan">
    <w15:presenceInfo w15:providerId="Windows Live" w15:userId="dbcb0a18427e6c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NKgFAInXx7AtAAAA"/>
  </w:docVars>
  <w:rsids>
    <w:rsidRoot w:val="00E60049"/>
    <w:rsid w:val="000003D8"/>
    <w:rsid w:val="000007B0"/>
    <w:rsid w:val="00001AA9"/>
    <w:rsid w:val="00002EB4"/>
    <w:rsid w:val="00002FDA"/>
    <w:rsid w:val="0000311E"/>
    <w:rsid w:val="00003CB5"/>
    <w:rsid w:val="00004A78"/>
    <w:rsid w:val="000060B7"/>
    <w:rsid w:val="0001033D"/>
    <w:rsid w:val="00011203"/>
    <w:rsid w:val="00012111"/>
    <w:rsid w:val="000122F0"/>
    <w:rsid w:val="00012B42"/>
    <w:rsid w:val="00013897"/>
    <w:rsid w:val="0001434C"/>
    <w:rsid w:val="00014D27"/>
    <w:rsid w:val="00015371"/>
    <w:rsid w:val="00015496"/>
    <w:rsid w:val="00015E83"/>
    <w:rsid w:val="00020C85"/>
    <w:rsid w:val="00020F14"/>
    <w:rsid w:val="000210B4"/>
    <w:rsid w:val="00021E6A"/>
    <w:rsid w:val="00023F82"/>
    <w:rsid w:val="00024169"/>
    <w:rsid w:val="00024B33"/>
    <w:rsid w:val="000250E5"/>
    <w:rsid w:val="00025E4E"/>
    <w:rsid w:val="000304FE"/>
    <w:rsid w:val="00030C33"/>
    <w:rsid w:val="00031B05"/>
    <w:rsid w:val="000322A2"/>
    <w:rsid w:val="00032B77"/>
    <w:rsid w:val="00033000"/>
    <w:rsid w:val="000333CA"/>
    <w:rsid w:val="00034D99"/>
    <w:rsid w:val="00035114"/>
    <w:rsid w:val="00035678"/>
    <w:rsid w:val="00036112"/>
    <w:rsid w:val="00036A3B"/>
    <w:rsid w:val="000411A7"/>
    <w:rsid w:val="00044508"/>
    <w:rsid w:val="000449F2"/>
    <w:rsid w:val="00046E5B"/>
    <w:rsid w:val="000519E2"/>
    <w:rsid w:val="0005284C"/>
    <w:rsid w:val="00052925"/>
    <w:rsid w:val="00053388"/>
    <w:rsid w:val="00054442"/>
    <w:rsid w:val="00055CEE"/>
    <w:rsid w:val="00056E0F"/>
    <w:rsid w:val="000573F1"/>
    <w:rsid w:val="000600A6"/>
    <w:rsid w:val="00061429"/>
    <w:rsid w:val="00061B52"/>
    <w:rsid w:val="00064D75"/>
    <w:rsid w:val="000675B4"/>
    <w:rsid w:val="000678B3"/>
    <w:rsid w:val="000678D3"/>
    <w:rsid w:val="0007021E"/>
    <w:rsid w:val="00070D2C"/>
    <w:rsid w:val="00070D4F"/>
    <w:rsid w:val="000717AE"/>
    <w:rsid w:val="00071941"/>
    <w:rsid w:val="00071BA7"/>
    <w:rsid w:val="00071E3C"/>
    <w:rsid w:val="00072871"/>
    <w:rsid w:val="00072CF8"/>
    <w:rsid w:val="000746E1"/>
    <w:rsid w:val="00075139"/>
    <w:rsid w:val="0007522B"/>
    <w:rsid w:val="00075D23"/>
    <w:rsid w:val="0007752F"/>
    <w:rsid w:val="0008006F"/>
    <w:rsid w:val="00081282"/>
    <w:rsid w:val="00083261"/>
    <w:rsid w:val="00084004"/>
    <w:rsid w:val="000854BF"/>
    <w:rsid w:val="00085B0B"/>
    <w:rsid w:val="00085E8D"/>
    <w:rsid w:val="000862E5"/>
    <w:rsid w:val="0008769C"/>
    <w:rsid w:val="000900F2"/>
    <w:rsid w:val="0009018F"/>
    <w:rsid w:val="000921F2"/>
    <w:rsid w:val="00093108"/>
    <w:rsid w:val="0009331D"/>
    <w:rsid w:val="00094652"/>
    <w:rsid w:val="000966B5"/>
    <w:rsid w:val="000971AF"/>
    <w:rsid w:val="00097248"/>
    <w:rsid w:val="000A12B8"/>
    <w:rsid w:val="000A17E6"/>
    <w:rsid w:val="000A351C"/>
    <w:rsid w:val="000A382B"/>
    <w:rsid w:val="000A38B3"/>
    <w:rsid w:val="000B32DD"/>
    <w:rsid w:val="000B5EE6"/>
    <w:rsid w:val="000B60B5"/>
    <w:rsid w:val="000B6EE8"/>
    <w:rsid w:val="000B7524"/>
    <w:rsid w:val="000B7B6D"/>
    <w:rsid w:val="000C1420"/>
    <w:rsid w:val="000C366B"/>
    <w:rsid w:val="000C4CCF"/>
    <w:rsid w:val="000D1EFE"/>
    <w:rsid w:val="000D55CA"/>
    <w:rsid w:val="000D6C2D"/>
    <w:rsid w:val="000E1ABA"/>
    <w:rsid w:val="000E2932"/>
    <w:rsid w:val="000E2A86"/>
    <w:rsid w:val="000E2D55"/>
    <w:rsid w:val="000E633F"/>
    <w:rsid w:val="000E7301"/>
    <w:rsid w:val="000F2BB7"/>
    <w:rsid w:val="000F3C6F"/>
    <w:rsid w:val="000F4197"/>
    <w:rsid w:val="000F580F"/>
    <w:rsid w:val="000F5EFE"/>
    <w:rsid w:val="000F6330"/>
    <w:rsid w:val="000F797B"/>
    <w:rsid w:val="001027FA"/>
    <w:rsid w:val="00102C69"/>
    <w:rsid w:val="00106F47"/>
    <w:rsid w:val="00107085"/>
    <w:rsid w:val="00107E9F"/>
    <w:rsid w:val="001108D1"/>
    <w:rsid w:val="00110F7B"/>
    <w:rsid w:val="00113128"/>
    <w:rsid w:val="0011594A"/>
    <w:rsid w:val="001212F8"/>
    <w:rsid w:val="001219FE"/>
    <w:rsid w:val="00121C26"/>
    <w:rsid w:val="00123055"/>
    <w:rsid w:val="001232F3"/>
    <w:rsid w:val="0012440B"/>
    <w:rsid w:val="00126908"/>
    <w:rsid w:val="0012699B"/>
    <w:rsid w:val="00130041"/>
    <w:rsid w:val="001317EA"/>
    <w:rsid w:val="0013226A"/>
    <w:rsid w:val="00132554"/>
    <w:rsid w:val="001326A7"/>
    <w:rsid w:val="001332CD"/>
    <w:rsid w:val="0013335C"/>
    <w:rsid w:val="00133870"/>
    <w:rsid w:val="00133A3D"/>
    <w:rsid w:val="0013412A"/>
    <w:rsid w:val="00134640"/>
    <w:rsid w:val="00136CAC"/>
    <w:rsid w:val="0014066B"/>
    <w:rsid w:val="00142D67"/>
    <w:rsid w:val="00143A01"/>
    <w:rsid w:val="0014571E"/>
    <w:rsid w:val="00146D65"/>
    <w:rsid w:val="00146FB9"/>
    <w:rsid w:val="001472DE"/>
    <w:rsid w:val="00147DE3"/>
    <w:rsid w:val="0015275A"/>
    <w:rsid w:val="00152987"/>
    <w:rsid w:val="00156F73"/>
    <w:rsid w:val="001600C5"/>
    <w:rsid w:val="001609A8"/>
    <w:rsid w:val="00161DCE"/>
    <w:rsid w:val="00161E54"/>
    <w:rsid w:val="00161EEF"/>
    <w:rsid w:val="001627E5"/>
    <w:rsid w:val="001630D6"/>
    <w:rsid w:val="00163257"/>
    <w:rsid w:val="00163C91"/>
    <w:rsid w:val="00166F8C"/>
    <w:rsid w:val="00171F8C"/>
    <w:rsid w:val="0017221F"/>
    <w:rsid w:val="00172BF1"/>
    <w:rsid w:val="00173D6F"/>
    <w:rsid w:val="0017444B"/>
    <w:rsid w:val="00174B3E"/>
    <w:rsid w:val="0017503C"/>
    <w:rsid w:val="00182C4C"/>
    <w:rsid w:val="0018345F"/>
    <w:rsid w:val="00183716"/>
    <w:rsid w:val="00183DFE"/>
    <w:rsid w:val="001841F3"/>
    <w:rsid w:val="00184FD4"/>
    <w:rsid w:val="001872E7"/>
    <w:rsid w:val="00187FE1"/>
    <w:rsid w:val="001907F1"/>
    <w:rsid w:val="001934B8"/>
    <w:rsid w:val="00193AF5"/>
    <w:rsid w:val="001957B3"/>
    <w:rsid w:val="00197AD3"/>
    <w:rsid w:val="001A0915"/>
    <w:rsid w:val="001A101A"/>
    <w:rsid w:val="001A37DA"/>
    <w:rsid w:val="001A52C7"/>
    <w:rsid w:val="001A6142"/>
    <w:rsid w:val="001A6AB6"/>
    <w:rsid w:val="001B1CC4"/>
    <w:rsid w:val="001B3253"/>
    <w:rsid w:val="001B433C"/>
    <w:rsid w:val="001B4964"/>
    <w:rsid w:val="001B4F9A"/>
    <w:rsid w:val="001C355C"/>
    <w:rsid w:val="001C3D6B"/>
    <w:rsid w:val="001C6037"/>
    <w:rsid w:val="001C6DE8"/>
    <w:rsid w:val="001D03D6"/>
    <w:rsid w:val="001D106D"/>
    <w:rsid w:val="001D4D78"/>
    <w:rsid w:val="001E291A"/>
    <w:rsid w:val="001E339E"/>
    <w:rsid w:val="001E3C06"/>
    <w:rsid w:val="001E4050"/>
    <w:rsid w:val="001E458A"/>
    <w:rsid w:val="001E69E2"/>
    <w:rsid w:val="001E745F"/>
    <w:rsid w:val="001E7955"/>
    <w:rsid w:val="001E7CBA"/>
    <w:rsid w:val="001F00DC"/>
    <w:rsid w:val="001F2BA9"/>
    <w:rsid w:val="001F2BD6"/>
    <w:rsid w:val="001F3AB9"/>
    <w:rsid w:val="001F5D9B"/>
    <w:rsid w:val="001F6680"/>
    <w:rsid w:val="001F757C"/>
    <w:rsid w:val="0020090E"/>
    <w:rsid w:val="00201265"/>
    <w:rsid w:val="00206249"/>
    <w:rsid w:val="00206476"/>
    <w:rsid w:val="0020660B"/>
    <w:rsid w:val="00207414"/>
    <w:rsid w:val="00212587"/>
    <w:rsid w:val="00212E51"/>
    <w:rsid w:val="002148AE"/>
    <w:rsid w:val="0021586B"/>
    <w:rsid w:val="00217B3B"/>
    <w:rsid w:val="002205A3"/>
    <w:rsid w:val="00220BB3"/>
    <w:rsid w:val="00223027"/>
    <w:rsid w:val="002247A3"/>
    <w:rsid w:val="00224924"/>
    <w:rsid w:val="002258E5"/>
    <w:rsid w:val="002262AD"/>
    <w:rsid w:val="002300E8"/>
    <w:rsid w:val="00232C74"/>
    <w:rsid w:val="002354A1"/>
    <w:rsid w:val="002369F4"/>
    <w:rsid w:val="00237D3D"/>
    <w:rsid w:val="00240972"/>
    <w:rsid w:val="00241C19"/>
    <w:rsid w:val="00243094"/>
    <w:rsid w:val="002437CC"/>
    <w:rsid w:val="00243DAC"/>
    <w:rsid w:val="002453E8"/>
    <w:rsid w:val="00245677"/>
    <w:rsid w:val="00246AE4"/>
    <w:rsid w:val="00246E0D"/>
    <w:rsid w:val="002507F2"/>
    <w:rsid w:val="002539E3"/>
    <w:rsid w:val="00254CD2"/>
    <w:rsid w:val="00254DB1"/>
    <w:rsid w:val="00260126"/>
    <w:rsid w:val="00262716"/>
    <w:rsid w:val="00263056"/>
    <w:rsid w:val="00263500"/>
    <w:rsid w:val="00264522"/>
    <w:rsid w:val="002645C9"/>
    <w:rsid w:val="002646BC"/>
    <w:rsid w:val="00265FB7"/>
    <w:rsid w:val="0026603E"/>
    <w:rsid w:val="0026624F"/>
    <w:rsid w:val="00266710"/>
    <w:rsid w:val="0026791C"/>
    <w:rsid w:val="00267C23"/>
    <w:rsid w:val="002706B2"/>
    <w:rsid w:val="00270E1A"/>
    <w:rsid w:val="0027226E"/>
    <w:rsid w:val="00272B1C"/>
    <w:rsid w:val="002733FF"/>
    <w:rsid w:val="00276B1B"/>
    <w:rsid w:val="00277A91"/>
    <w:rsid w:val="0028037A"/>
    <w:rsid w:val="00281470"/>
    <w:rsid w:val="00281F45"/>
    <w:rsid w:val="0028253D"/>
    <w:rsid w:val="00283D7D"/>
    <w:rsid w:val="00287564"/>
    <w:rsid w:val="00287974"/>
    <w:rsid w:val="00287DA1"/>
    <w:rsid w:val="00290AC8"/>
    <w:rsid w:val="0029191C"/>
    <w:rsid w:val="00291A56"/>
    <w:rsid w:val="00292603"/>
    <w:rsid w:val="00293491"/>
    <w:rsid w:val="00294E5D"/>
    <w:rsid w:val="00295ADE"/>
    <w:rsid w:val="002960C3"/>
    <w:rsid w:val="002965E7"/>
    <w:rsid w:val="002A2294"/>
    <w:rsid w:val="002A25B1"/>
    <w:rsid w:val="002A516C"/>
    <w:rsid w:val="002A5437"/>
    <w:rsid w:val="002A5807"/>
    <w:rsid w:val="002B0158"/>
    <w:rsid w:val="002B38AA"/>
    <w:rsid w:val="002B4B8D"/>
    <w:rsid w:val="002B7F12"/>
    <w:rsid w:val="002C00BC"/>
    <w:rsid w:val="002C0498"/>
    <w:rsid w:val="002C1144"/>
    <w:rsid w:val="002C2DAF"/>
    <w:rsid w:val="002C5FC7"/>
    <w:rsid w:val="002C6464"/>
    <w:rsid w:val="002C79EF"/>
    <w:rsid w:val="002C7D03"/>
    <w:rsid w:val="002D12CA"/>
    <w:rsid w:val="002D557A"/>
    <w:rsid w:val="002D76CA"/>
    <w:rsid w:val="002E0A77"/>
    <w:rsid w:val="002E0A95"/>
    <w:rsid w:val="002E4EFA"/>
    <w:rsid w:val="002E728B"/>
    <w:rsid w:val="002E7CFD"/>
    <w:rsid w:val="002E7FA2"/>
    <w:rsid w:val="002F200D"/>
    <w:rsid w:val="002F29DC"/>
    <w:rsid w:val="002F2E55"/>
    <w:rsid w:val="002F39A2"/>
    <w:rsid w:val="002F40AA"/>
    <w:rsid w:val="002F5663"/>
    <w:rsid w:val="002F5AEC"/>
    <w:rsid w:val="002F5F13"/>
    <w:rsid w:val="002F76F3"/>
    <w:rsid w:val="003012D7"/>
    <w:rsid w:val="00302385"/>
    <w:rsid w:val="00302CFA"/>
    <w:rsid w:val="003032BB"/>
    <w:rsid w:val="0030577B"/>
    <w:rsid w:val="00305E18"/>
    <w:rsid w:val="003064F7"/>
    <w:rsid w:val="00306AA1"/>
    <w:rsid w:val="003115C7"/>
    <w:rsid w:val="00311B04"/>
    <w:rsid w:val="00311E5E"/>
    <w:rsid w:val="003137DE"/>
    <w:rsid w:val="00317A20"/>
    <w:rsid w:val="00317F2E"/>
    <w:rsid w:val="003204F7"/>
    <w:rsid w:val="00320E74"/>
    <w:rsid w:val="00321035"/>
    <w:rsid w:val="003234E0"/>
    <w:rsid w:val="00325F71"/>
    <w:rsid w:val="003275C3"/>
    <w:rsid w:val="00330513"/>
    <w:rsid w:val="003305BA"/>
    <w:rsid w:val="0033227C"/>
    <w:rsid w:val="00333957"/>
    <w:rsid w:val="00333EE9"/>
    <w:rsid w:val="0033497B"/>
    <w:rsid w:val="00334A21"/>
    <w:rsid w:val="00334D30"/>
    <w:rsid w:val="00336186"/>
    <w:rsid w:val="00341110"/>
    <w:rsid w:val="00341C23"/>
    <w:rsid w:val="00344DCB"/>
    <w:rsid w:val="0034779A"/>
    <w:rsid w:val="00351137"/>
    <w:rsid w:val="00351210"/>
    <w:rsid w:val="00351900"/>
    <w:rsid w:val="00351BBB"/>
    <w:rsid w:val="00351F07"/>
    <w:rsid w:val="00352A3B"/>
    <w:rsid w:val="00353070"/>
    <w:rsid w:val="003539EC"/>
    <w:rsid w:val="00353E4B"/>
    <w:rsid w:val="00355715"/>
    <w:rsid w:val="003562A9"/>
    <w:rsid w:val="00356B4B"/>
    <w:rsid w:val="00356C36"/>
    <w:rsid w:val="003574AF"/>
    <w:rsid w:val="003579F4"/>
    <w:rsid w:val="00363FF4"/>
    <w:rsid w:val="0036556D"/>
    <w:rsid w:val="00365FC3"/>
    <w:rsid w:val="00366536"/>
    <w:rsid w:val="0036676F"/>
    <w:rsid w:val="00370C81"/>
    <w:rsid w:val="00371FA4"/>
    <w:rsid w:val="003745AE"/>
    <w:rsid w:val="003748FB"/>
    <w:rsid w:val="003751DF"/>
    <w:rsid w:val="00375B03"/>
    <w:rsid w:val="00376F21"/>
    <w:rsid w:val="003776A7"/>
    <w:rsid w:val="003802F5"/>
    <w:rsid w:val="00380913"/>
    <w:rsid w:val="003813AC"/>
    <w:rsid w:val="00382448"/>
    <w:rsid w:val="00382A82"/>
    <w:rsid w:val="00383655"/>
    <w:rsid w:val="00384F65"/>
    <w:rsid w:val="00385164"/>
    <w:rsid w:val="003859A6"/>
    <w:rsid w:val="003860F3"/>
    <w:rsid w:val="00386180"/>
    <w:rsid w:val="003861BC"/>
    <w:rsid w:val="003863BB"/>
    <w:rsid w:val="003874DC"/>
    <w:rsid w:val="00387C0C"/>
    <w:rsid w:val="00387D03"/>
    <w:rsid w:val="003905A0"/>
    <w:rsid w:val="003905B7"/>
    <w:rsid w:val="003905D3"/>
    <w:rsid w:val="00390F8F"/>
    <w:rsid w:val="003914C5"/>
    <w:rsid w:val="00391AD0"/>
    <w:rsid w:val="00394423"/>
    <w:rsid w:val="003945DB"/>
    <w:rsid w:val="0039553E"/>
    <w:rsid w:val="003956BB"/>
    <w:rsid w:val="00395DBC"/>
    <w:rsid w:val="00396DB9"/>
    <w:rsid w:val="003A0363"/>
    <w:rsid w:val="003A1816"/>
    <w:rsid w:val="003A290E"/>
    <w:rsid w:val="003A33BC"/>
    <w:rsid w:val="003A45EE"/>
    <w:rsid w:val="003A4827"/>
    <w:rsid w:val="003A651E"/>
    <w:rsid w:val="003A707F"/>
    <w:rsid w:val="003A74FB"/>
    <w:rsid w:val="003A7B9F"/>
    <w:rsid w:val="003B2F98"/>
    <w:rsid w:val="003B56FD"/>
    <w:rsid w:val="003B5BDF"/>
    <w:rsid w:val="003B604F"/>
    <w:rsid w:val="003B631D"/>
    <w:rsid w:val="003C0201"/>
    <w:rsid w:val="003C10DB"/>
    <w:rsid w:val="003C126A"/>
    <w:rsid w:val="003C1375"/>
    <w:rsid w:val="003C4AB0"/>
    <w:rsid w:val="003C6568"/>
    <w:rsid w:val="003C7FAB"/>
    <w:rsid w:val="003D0222"/>
    <w:rsid w:val="003D0B4B"/>
    <w:rsid w:val="003D0DA2"/>
    <w:rsid w:val="003D37EE"/>
    <w:rsid w:val="003E08C3"/>
    <w:rsid w:val="003E14C7"/>
    <w:rsid w:val="003E4222"/>
    <w:rsid w:val="003E5CEB"/>
    <w:rsid w:val="003F1537"/>
    <w:rsid w:val="003F3759"/>
    <w:rsid w:val="003F6E20"/>
    <w:rsid w:val="003F7B6E"/>
    <w:rsid w:val="00401249"/>
    <w:rsid w:val="00401768"/>
    <w:rsid w:val="004035E6"/>
    <w:rsid w:val="00405230"/>
    <w:rsid w:val="0040560E"/>
    <w:rsid w:val="004060A1"/>
    <w:rsid w:val="004063ED"/>
    <w:rsid w:val="0041336A"/>
    <w:rsid w:val="004135E2"/>
    <w:rsid w:val="004143AC"/>
    <w:rsid w:val="0041546D"/>
    <w:rsid w:val="004230AC"/>
    <w:rsid w:val="00424DBA"/>
    <w:rsid w:val="00426413"/>
    <w:rsid w:val="00426EB6"/>
    <w:rsid w:val="004277DA"/>
    <w:rsid w:val="0043043E"/>
    <w:rsid w:val="0043331B"/>
    <w:rsid w:val="00434955"/>
    <w:rsid w:val="00436914"/>
    <w:rsid w:val="00437E4B"/>
    <w:rsid w:val="00440AF5"/>
    <w:rsid w:val="00442C14"/>
    <w:rsid w:val="004448BD"/>
    <w:rsid w:val="00444A85"/>
    <w:rsid w:val="0044541F"/>
    <w:rsid w:val="00445785"/>
    <w:rsid w:val="00446ACF"/>
    <w:rsid w:val="00447D14"/>
    <w:rsid w:val="004540F8"/>
    <w:rsid w:val="00454AF6"/>
    <w:rsid w:val="004569D3"/>
    <w:rsid w:val="00461A52"/>
    <w:rsid w:val="00465B96"/>
    <w:rsid w:val="004670B9"/>
    <w:rsid w:val="00467F53"/>
    <w:rsid w:val="00470704"/>
    <w:rsid w:val="00471408"/>
    <w:rsid w:val="004757BB"/>
    <w:rsid w:val="00475BCF"/>
    <w:rsid w:val="00475D69"/>
    <w:rsid w:val="00481306"/>
    <w:rsid w:val="00481A97"/>
    <w:rsid w:val="00481BCD"/>
    <w:rsid w:val="00486737"/>
    <w:rsid w:val="00487720"/>
    <w:rsid w:val="00490799"/>
    <w:rsid w:val="004912CA"/>
    <w:rsid w:val="0049418C"/>
    <w:rsid w:val="00495211"/>
    <w:rsid w:val="00495792"/>
    <w:rsid w:val="0049662D"/>
    <w:rsid w:val="00496D7D"/>
    <w:rsid w:val="00497530"/>
    <w:rsid w:val="004975CF"/>
    <w:rsid w:val="004A2B7B"/>
    <w:rsid w:val="004A4D52"/>
    <w:rsid w:val="004A542E"/>
    <w:rsid w:val="004A5F64"/>
    <w:rsid w:val="004A7948"/>
    <w:rsid w:val="004A7B90"/>
    <w:rsid w:val="004B0072"/>
    <w:rsid w:val="004B0517"/>
    <w:rsid w:val="004B0727"/>
    <w:rsid w:val="004B1FFB"/>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4E2B"/>
    <w:rsid w:val="004D6BAD"/>
    <w:rsid w:val="004D7670"/>
    <w:rsid w:val="004D7A90"/>
    <w:rsid w:val="004E23DE"/>
    <w:rsid w:val="004E23EF"/>
    <w:rsid w:val="004E469D"/>
    <w:rsid w:val="004E530F"/>
    <w:rsid w:val="004E6229"/>
    <w:rsid w:val="004E6CB3"/>
    <w:rsid w:val="004F0257"/>
    <w:rsid w:val="004F3031"/>
    <w:rsid w:val="004F410C"/>
    <w:rsid w:val="004F4EA7"/>
    <w:rsid w:val="004F7E2D"/>
    <w:rsid w:val="004F7F65"/>
    <w:rsid w:val="0050069C"/>
    <w:rsid w:val="005020D3"/>
    <w:rsid w:val="00502C86"/>
    <w:rsid w:val="00502D11"/>
    <w:rsid w:val="00502EDD"/>
    <w:rsid w:val="00503B5B"/>
    <w:rsid w:val="00506FC3"/>
    <w:rsid w:val="00511FF7"/>
    <w:rsid w:val="005121D6"/>
    <w:rsid w:val="005121FF"/>
    <w:rsid w:val="00514821"/>
    <w:rsid w:val="00515D53"/>
    <w:rsid w:val="00516625"/>
    <w:rsid w:val="00522E0C"/>
    <w:rsid w:val="0052320F"/>
    <w:rsid w:val="0052355D"/>
    <w:rsid w:val="00524210"/>
    <w:rsid w:val="00525AF8"/>
    <w:rsid w:val="00525C16"/>
    <w:rsid w:val="00527A11"/>
    <w:rsid w:val="00530F8E"/>
    <w:rsid w:val="00531073"/>
    <w:rsid w:val="005324AE"/>
    <w:rsid w:val="005339E5"/>
    <w:rsid w:val="00542636"/>
    <w:rsid w:val="00542B01"/>
    <w:rsid w:val="00542E40"/>
    <w:rsid w:val="00543E69"/>
    <w:rsid w:val="0054450A"/>
    <w:rsid w:val="005449E7"/>
    <w:rsid w:val="00545044"/>
    <w:rsid w:val="00545CB4"/>
    <w:rsid w:val="00551096"/>
    <w:rsid w:val="0055123B"/>
    <w:rsid w:val="0055172F"/>
    <w:rsid w:val="005525B3"/>
    <w:rsid w:val="005537EB"/>
    <w:rsid w:val="00554F88"/>
    <w:rsid w:val="00555505"/>
    <w:rsid w:val="00557126"/>
    <w:rsid w:val="00557A79"/>
    <w:rsid w:val="005614A2"/>
    <w:rsid w:val="005628CB"/>
    <w:rsid w:val="005641FF"/>
    <w:rsid w:val="00565F44"/>
    <w:rsid w:val="005663EF"/>
    <w:rsid w:val="00566FCD"/>
    <w:rsid w:val="005671DF"/>
    <w:rsid w:val="005672B3"/>
    <w:rsid w:val="005700FE"/>
    <w:rsid w:val="00570D67"/>
    <w:rsid w:val="005712E9"/>
    <w:rsid w:val="005714F6"/>
    <w:rsid w:val="00571739"/>
    <w:rsid w:val="00574996"/>
    <w:rsid w:val="00574E0B"/>
    <w:rsid w:val="005778FC"/>
    <w:rsid w:val="00577D15"/>
    <w:rsid w:val="005811DB"/>
    <w:rsid w:val="00585A10"/>
    <w:rsid w:val="00591FAD"/>
    <w:rsid w:val="00592C45"/>
    <w:rsid w:val="00593831"/>
    <w:rsid w:val="005943E9"/>
    <w:rsid w:val="00594FEA"/>
    <w:rsid w:val="005960EE"/>
    <w:rsid w:val="005A0189"/>
    <w:rsid w:val="005A6628"/>
    <w:rsid w:val="005A66DB"/>
    <w:rsid w:val="005A6B0B"/>
    <w:rsid w:val="005A6B36"/>
    <w:rsid w:val="005A71AB"/>
    <w:rsid w:val="005B0207"/>
    <w:rsid w:val="005B0A62"/>
    <w:rsid w:val="005B0A92"/>
    <w:rsid w:val="005B22F5"/>
    <w:rsid w:val="005B3521"/>
    <w:rsid w:val="005B452E"/>
    <w:rsid w:val="005B4FBF"/>
    <w:rsid w:val="005B5047"/>
    <w:rsid w:val="005B5FC2"/>
    <w:rsid w:val="005B68AE"/>
    <w:rsid w:val="005C35D9"/>
    <w:rsid w:val="005C3998"/>
    <w:rsid w:val="005C3CB3"/>
    <w:rsid w:val="005C5E48"/>
    <w:rsid w:val="005D18A1"/>
    <w:rsid w:val="005D3382"/>
    <w:rsid w:val="005D3D61"/>
    <w:rsid w:val="005D47E3"/>
    <w:rsid w:val="005D5AD6"/>
    <w:rsid w:val="005D607B"/>
    <w:rsid w:val="005E38EF"/>
    <w:rsid w:val="005E393D"/>
    <w:rsid w:val="005E4E26"/>
    <w:rsid w:val="005E5EE6"/>
    <w:rsid w:val="005E7A5B"/>
    <w:rsid w:val="005E7A99"/>
    <w:rsid w:val="005F110C"/>
    <w:rsid w:val="005F14CE"/>
    <w:rsid w:val="005F14E2"/>
    <w:rsid w:val="005F47E1"/>
    <w:rsid w:val="00600347"/>
    <w:rsid w:val="00601802"/>
    <w:rsid w:val="00603DD4"/>
    <w:rsid w:val="00604A62"/>
    <w:rsid w:val="00607619"/>
    <w:rsid w:val="00610BAF"/>
    <w:rsid w:val="00611ABD"/>
    <w:rsid w:val="00611EE6"/>
    <w:rsid w:val="00613C29"/>
    <w:rsid w:val="00616235"/>
    <w:rsid w:val="00617AA3"/>
    <w:rsid w:val="006222DB"/>
    <w:rsid w:val="006228E0"/>
    <w:rsid w:val="006229C9"/>
    <w:rsid w:val="00623D61"/>
    <w:rsid w:val="0062437A"/>
    <w:rsid w:val="00624520"/>
    <w:rsid w:val="006246BB"/>
    <w:rsid w:val="006247D1"/>
    <w:rsid w:val="00625AAF"/>
    <w:rsid w:val="006264B7"/>
    <w:rsid w:val="00627362"/>
    <w:rsid w:val="00627ED8"/>
    <w:rsid w:val="006304C0"/>
    <w:rsid w:val="00630766"/>
    <w:rsid w:val="00630841"/>
    <w:rsid w:val="0063372A"/>
    <w:rsid w:val="006360E3"/>
    <w:rsid w:val="006363FC"/>
    <w:rsid w:val="00637D15"/>
    <w:rsid w:val="006400BB"/>
    <w:rsid w:val="00640313"/>
    <w:rsid w:val="006403E1"/>
    <w:rsid w:val="006417E2"/>
    <w:rsid w:val="00646ACA"/>
    <w:rsid w:val="00651918"/>
    <w:rsid w:val="006520A6"/>
    <w:rsid w:val="00653807"/>
    <w:rsid w:val="00653E3B"/>
    <w:rsid w:val="0065434C"/>
    <w:rsid w:val="00654E77"/>
    <w:rsid w:val="006552FA"/>
    <w:rsid w:val="00657B50"/>
    <w:rsid w:val="00661FD4"/>
    <w:rsid w:val="00662402"/>
    <w:rsid w:val="0066387F"/>
    <w:rsid w:val="00665CC7"/>
    <w:rsid w:val="00667211"/>
    <w:rsid w:val="00667F10"/>
    <w:rsid w:val="00671E16"/>
    <w:rsid w:val="00672EAB"/>
    <w:rsid w:val="00675932"/>
    <w:rsid w:val="00675A12"/>
    <w:rsid w:val="00676275"/>
    <w:rsid w:val="006776D1"/>
    <w:rsid w:val="006778A0"/>
    <w:rsid w:val="006814FC"/>
    <w:rsid w:val="006817DB"/>
    <w:rsid w:val="00681B5D"/>
    <w:rsid w:val="00681CEC"/>
    <w:rsid w:val="006845F1"/>
    <w:rsid w:val="0068762C"/>
    <w:rsid w:val="006901D5"/>
    <w:rsid w:val="00690F80"/>
    <w:rsid w:val="00691701"/>
    <w:rsid w:val="00691910"/>
    <w:rsid w:val="00693222"/>
    <w:rsid w:val="00694872"/>
    <w:rsid w:val="0069531F"/>
    <w:rsid w:val="00697EE5"/>
    <w:rsid w:val="006A285F"/>
    <w:rsid w:val="006A3E00"/>
    <w:rsid w:val="006A4177"/>
    <w:rsid w:val="006A5AFF"/>
    <w:rsid w:val="006A605F"/>
    <w:rsid w:val="006A6979"/>
    <w:rsid w:val="006A71D0"/>
    <w:rsid w:val="006A754C"/>
    <w:rsid w:val="006B16D0"/>
    <w:rsid w:val="006B3CEF"/>
    <w:rsid w:val="006B563D"/>
    <w:rsid w:val="006B7EF0"/>
    <w:rsid w:val="006C04C8"/>
    <w:rsid w:val="006C151E"/>
    <w:rsid w:val="006C18C2"/>
    <w:rsid w:val="006C1F42"/>
    <w:rsid w:val="006C34E5"/>
    <w:rsid w:val="006C3747"/>
    <w:rsid w:val="006C3DBB"/>
    <w:rsid w:val="006C5F07"/>
    <w:rsid w:val="006C64F8"/>
    <w:rsid w:val="006C7460"/>
    <w:rsid w:val="006D1E6A"/>
    <w:rsid w:val="006D5ADC"/>
    <w:rsid w:val="006D6570"/>
    <w:rsid w:val="006D7292"/>
    <w:rsid w:val="006D79FB"/>
    <w:rsid w:val="006E09CD"/>
    <w:rsid w:val="006E13C1"/>
    <w:rsid w:val="006E200A"/>
    <w:rsid w:val="006E3C3A"/>
    <w:rsid w:val="006E433C"/>
    <w:rsid w:val="006E4BD3"/>
    <w:rsid w:val="006E66AF"/>
    <w:rsid w:val="006F0FBD"/>
    <w:rsid w:val="006F26EF"/>
    <w:rsid w:val="006F4737"/>
    <w:rsid w:val="00701F6B"/>
    <w:rsid w:val="00702DF7"/>
    <w:rsid w:val="007044A0"/>
    <w:rsid w:val="00704589"/>
    <w:rsid w:val="00705125"/>
    <w:rsid w:val="007059A8"/>
    <w:rsid w:val="007063E3"/>
    <w:rsid w:val="0070684A"/>
    <w:rsid w:val="0071418B"/>
    <w:rsid w:val="00714495"/>
    <w:rsid w:val="007145CA"/>
    <w:rsid w:val="007210CF"/>
    <w:rsid w:val="00722BCF"/>
    <w:rsid w:val="00723573"/>
    <w:rsid w:val="0072479B"/>
    <w:rsid w:val="0072619C"/>
    <w:rsid w:val="00726DE3"/>
    <w:rsid w:val="007279C9"/>
    <w:rsid w:val="00731653"/>
    <w:rsid w:val="007329B8"/>
    <w:rsid w:val="00732FDB"/>
    <w:rsid w:val="00733FF7"/>
    <w:rsid w:val="00735B44"/>
    <w:rsid w:val="00737799"/>
    <w:rsid w:val="00741DA3"/>
    <w:rsid w:val="00742E54"/>
    <w:rsid w:val="0074525F"/>
    <w:rsid w:val="00745747"/>
    <w:rsid w:val="00746D6D"/>
    <w:rsid w:val="007514CB"/>
    <w:rsid w:val="00751CB6"/>
    <w:rsid w:val="007524A3"/>
    <w:rsid w:val="007533E0"/>
    <w:rsid w:val="00753E77"/>
    <w:rsid w:val="00754465"/>
    <w:rsid w:val="00755200"/>
    <w:rsid w:val="007555F4"/>
    <w:rsid w:val="007572DB"/>
    <w:rsid w:val="0075768E"/>
    <w:rsid w:val="00761B37"/>
    <w:rsid w:val="00763815"/>
    <w:rsid w:val="00763DF2"/>
    <w:rsid w:val="00763FB3"/>
    <w:rsid w:val="00765E0B"/>
    <w:rsid w:val="007663C0"/>
    <w:rsid w:val="0076741D"/>
    <w:rsid w:val="00770C45"/>
    <w:rsid w:val="00770F38"/>
    <w:rsid w:val="00775D58"/>
    <w:rsid w:val="007764D3"/>
    <w:rsid w:val="007769B0"/>
    <w:rsid w:val="00777574"/>
    <w:rsid w:val="00782244"/>
    <w:rsid w:val="00783D68"/>
    <w:rsid w:val="00785E63"/>
    <w:rsid w:val="0079037D"/>
    <w:rsid w:val="007915EC"/>
    <w:rsid w:val="00793B44"/>
    <w:rsid w:val="007946E8"/>
    <w:rsid w:val="00794DDF"/>
    <w:rsid w:val="00796787"/>
    <w:rsid w:val="00796F0D"/>
    <w:rsid w:val="00797DE2"/>
    <w:rsid w:val="007A0387"/>
    <w:rsid w:val="007A0473"/>
    <w:rsid w:val="007A0DED"/>
    <w:rsid w:val="007A0EC4"/>
    <w:rsid w:val="007A104A"/>
    <w:rsid w:val="007A148F"/>
    <w:rsid w:val="007A1B9A"/>
    <w:rsid w:val="007A1C14"/>
    <w:rsid w:val="007A374B"/>
    <w:rsid w:val="007A39DF"/>
    <w:rsid w:val="007A7117"/>
    <w:rsid w:val="007B0F5E"/>
    <w:rsid w:val="007B1332"/>
    <w:rsid w:val="007B1A64"/>
    <w:rsid w:val="007B1F8C"/>
    <w:rsid w:val="007B2058"/>
    <w:rsid w:val="007B24D4"/>
    <w:rsid w:val="007B46B3"/>
    <w:rsid w:val="007B54AE"/>
    <w:rsid w:val="007B5ACB"/>
    <w:rsid w:val="007B69A0"/>
    <w:rsid w:val="007B6A66"/>
    <w:rsid w:val="007B7338"/>
    <w:rsid w:val="007C01F7"/>
    <w:rsid w:val="007C1499"/>
    <w:rsid w:val="007C60DC"/>
    <w:rsid w:val="007D0D14"/>
    <w:rsid w:val="007D2CEB"/>
    <w:rsid w:val="007D4CF0"/>
    <w:rsid w:val="007D6F26"/>
    <w:rsid w:val="007D7C89"/>
    <w:rsid w:val="007E15D5"/>
    <w:rsid w:val="007E2120"/>
    <w:rsid w:val="007E2315"/>
    <w:rsid w:val="007E2B65"/>
    <w:rsid w:val="007E3095"/>
    <w:rsid w:val="007E3181"/>
    <w:rsid w:val="007E425F"/>
    <w:rsid w:val="007E76E4"/>
    <w:rsid w:val="007F1303"/>
    <w:rsid w:val="007F3BC2"/>
    <w:rsid w:val="007F450D"/>
    <w:rsid w:val="007F4EB1"/>
    <w:rsid w:val="007F512B"/>
    <w:rsid w:val="007F5F31"/>
    <w:rsid w:val="00800ECD"/>
    <w:rsid w:val="008027FD"/>
    <w:rsid w:val="00802AEA"/>
    <w:rsid w:val="0080460B"/>
    <w:rsid w:val="0080508B"/>
    <w:rsid w:val="008064BE"/>
    <w:rsid w:val="008069E1"/>
    <w:rsid w:val="0080744F"/>
    <w:rsid w:val="008074F5"/>
    <w:rsid w:val="008127F7"/>
    <w:rsid w:val="0081520B"/>
    <w:rsid w:val="0081526C"/>
    <w:rsid w:val="008163F0"/>
    <w:rsid w:val="008172AC"/>
    <w:rsid w:val="008206B6"/>
    <w:rsid w:val="00820E4D"/>
    <w:rsid w:val="00822AB5"/>
    <w:rsid w:val="0082610F"/>
    <w:rsid w:val="00826457"/>
    <w:rsid w:val="008267B9"/>
    <w:rsid w:val="0082743D"/>
    <w:rsid w:val="00830B51"/>
    <w:rsid w:val="00831755"/>
    <w:rsid w:val="00831C5C"/>
    <w:rsid w:val="00831D0D"/>
    <w:rsid w:val="008334C3"/>
    <w:rsid w:val="00836280"/>
    <w:rsid w:val="00837677"/>
    <w:rsid w:val="00840C03"/>
    <w:rsid w:val="00841717"/>
    <w:rsid w:val="00843E2E"/>
    <w:rsid w:val="0084453E"/>
    <w:rsid w:val="00846075"/>
    <w:rsid w:val="00846A2E"/>
    <w:rsid w:val="00850FBC"/>
    <w:rsid w:val="00850FCC"/>
    <w:rsid w:val="0085292A"/>
    <w:rsid w:val="00852C71"/>
    <w:rsid w:val="00854910"/>
    <w:rsid w:val="00855189"/>
    <w:rsid w:val="00855A70"/>
    <w:rsid w:val="00855A8D"/>
    <w:rsid w:val="00857C88"/>
    <w:rsid w:val="008615A2"/>
    <w:rsid w:val="0086180A"/>
    <w:rsid w:val="00862F77"/>
    <w:rsid w:val="00863DA8"/>
    <w:rsid w:val="008662E6"/>
    <w:rsid w:val="008666FF"/>
    <w:rsid w:val="008667D1"/>
    <w:rsid w:val="00866D16"/>
    <w:rsid w:val="008670DE"/>
    <w:rsid w:val="00867CAB"/>
    <w:rsid w:val="008701EB"/>
    <w:rsid w:val="0087132F"/>
    <w:rsid w:val="00871AFD"/>
    <w:rsid w:val="0087241E"/>
    <w:rsid w:val="00873A52"/>
    <w:rsid w:val="00880004"/>
    <w:rsid w:val="00881488"/>
    <w:rsid w:val="0088323F"/>
    <w:rsid w:val="008839A5"/>
    <w:rsid w:val="00883DB9"/>
    <w:rsid w:val="008843A7"/>
    <w:rsid w:val="0088475E"/>
    <w:rsid w:val="00885A7C"/>
    <w:rsid w:val="0088768D"/>
    <w:rsid w:val="00891429"/>
    <w:rsid w:val="00891528"/>
    <w:rsid w:val="00891FC8"/>
    <w:rsid w:val="00892C4C"/>
    <w:rsid w:val="00892DAA"/>
    <w:rsid w:val="0089388E"/>
    <w:rsid w:val="00895317"/>
    <w:rsid w:val="00895D30"/>
    <w:rsid w:val="008963B9"/>
    <w:rsid w:val="00896B18"/>
    <w:rsid w:val="00897713"/>
    <w:rsid w:val="00897E88"/>
    <w:rsid w:val="008A1E99"/>
    <w:rsid w:val="008A4217"/>
    <w:rsid w:val="008A491D"/>
    <w:rsid w:val="008A7691"/>
    <w:rsid w:val="008B068A"/>
    <w:rsid w:val="008B1578"/>
    <w:rsid w:val="008B17A9"/>
    <w:rsid w:val="008B33A9"/>
    <w:rsid w:val="008B7410"/>
    <w:rsid w:val="008B774F"/>
    <w:rsid w:val="008C0148"/>
    <w:rsid w:val="008C3325"/>
    <w:rsid w:val="008C5069"/>
    <w:rsid w:val="008C79B6"/>
    <w:rsid w:val="008D0F8F"/>
    <w:rsid w:val="008D164E"/>
    <w:rsid w:val="008D2435"/>
    <w:rsid w:val="008D28F9"/>
    <w:rsid w:val="008D2934"/>
    <w:rsid w:val="008D4014"/>
    <w:rsid w:val="008D6138"/>
    <w:rsid w:val="008D62AA"/>
    <w:rsid w:val="008D7166"/>
    <w:rsid w:val="008E1EA5"/>
    <w:rsid w:val="008E3062"/>
    <w:rsid w:val="008E687B"/>
    <w:rsid w:val="008E7C7E"/>
    <w:rsid w:val="008E7D57"/>
    <w:rsid w:val="008F04A8"/>
    <w:rsid w:val="008F0703"/>
    <w:rsid w:val="008F1B72"/>
    <w:rsid w:val="008F24F0"/>
    <w:rsid w:val="008F25CA"/>
    <w:rsid w:val="008F2789"/>
    <w:rsid w:val="008F3CD0"/>
    <w:rsid w:val="008F4432"/>
    <w:rsid w:val="008F5F53"/>
    <w:rsid w:val="009000B1"/>
    <w:rsid w:val="00901206"/>
    <w:rsid w:val="00902300"/>
    <w:rsid w:val="00902759"/>
    <w:rsid w:val="00902ADB"/>
    <w:rsid w:val="00902E52"/>
    <w:rsid w:val="00904547"/>
    <w:rsid w:val="0090493F"/>
    <w:rsid w:val="00904F18"/>
    <w:rsid w:val="009058CC"/>
    <w:rsid w:val="00906217"/>
    <w:rsid w:val="009076E6"/>
    <w:rsid w:val="00910136"/>
    <w:rsid w:val="0091024A"/>
    <w:rsid w:val="0091136C"/>
    <w:rsid w:val="009113FA"/>
    <w:rsid w:val="00912BF6"/>
    <w:rsid w:val="00917373"/>
    <w:rsid w:val="00917FF4"/>
    <w:rsid w:val="009204CF"/>
    <w:rsid w:val="009224D2"/>
    <w:rsid w:val="00923AAC"/>
    <w:rsid w:val="009272BC"/>
    <w:rsid w:val="00927601"/>
    <w:rsid w:val="00930B02"/>
    <w:rsid w:val="0093121B"/>
    <w:rsid w:val="0093250D"/>
    <w:rsid w:val="00932D2B"/>
    <w:rsid w:val="00932ED0"/>
    <w:rsid w:val="009332C3"/>
    <w:rsid w:val="00933FDC"/>
    <w:rsid w:val="009348AC"/>
    <w:rsid w:val="009370A7"/>
    <w:rsid w:val="009377C8"/>
    <w:rsid w:val="0094047A"/>
    <w:rsid w:val="009407DB"/>
    <w:rsid w:val="009428F0"/>
    <w:rsid w:val="0094298E"/>
    <w:rsid w:val="00943242"/>
    <w:rsid w:val="0094450B"/>
    <w:rsid w:val="009445DD"/>
    <w:rsid w:val="00946742"/>
    <w:rsid w:val="009471A3"/>
    <w:rsid w:val="009508AF"/>
    <w:rsid w:val="0095295C"/>
    <w:rsid w:val="00953472"/>
    <w:rsid w:val="00954000"/>
    <w:rsid w:val="00954760"/>
    <w:rsid w:val="00954792"/>
    <w:rsid w:val="00955DE0"/>
    <w:rsid w:val="00957FC6"/>
    <w:rsid w:val="0096139C"/>
    <w:rsid w:val="00966248"/>
    <w:rsid w:val="00966944"/>
    <w:rsid w:val="00967C24"/>
    <w:rsid w:val="00967ED7"/>
    <w:rsid w:val="00970868"/>
    <w:rsid w:val="00975B62"/>
    <w:rsid w:val="00976D32"/>
    <w:rsid w:val="009774C8"/>
    <w:rsid w:val="00977E96"/>
    <w:rsid w:val="0098028D"/>
    <w:rsid w:val="00984DB8"/>
    <w:rsid w:val="00987E67"/>
    <w:rsid w:val="0099256A"/>
    <w:rsid w:val="00992B00"/>
    <w:rsid w:val="0099596A"/>
    <w:rsid w:val="00997AF2"/>
    <w:rsid w:val="00997E43"/>
    <w:rsid w:val="009A000E"/>
    <w:rsid w:val="009A0783"/>
    <w:rsid w:val="009A14BA"/>
    <w:rsid w:val="009A2953"/>
    <w:rsid w:val="009A2986"/>
    <w:rsid w:val="009A5366"/>
    <w:rsid w:val="009B041F"/>
    <w:rsid w:val="009B06A3"/>
    <w:rsid w:val="009B2637"/>
    <w:rsid w:val="009B43EE"/>
    <w:rsid w:val="009B483E"/>
    <w:rsid w:val="009B6CD7"/>
    <w:rsid w:val="009C0E63"/>
    <w:rsid w:val="009C332C"/>
    <w:rsid w:val="009C3D9D"/>
    <w:rsid w:val="009C42A8"/>
    <w:rsid w:val="009C49AE"/>
    <w:rsid w:val="009C53BE"/>
    <w:rsid w:val="009C6011"/>
    <w:rsid w:val="009C68DE"/>
    <w:rsid w:val="009C79E9"/>
    <w:rsid w:val="009D0AD8"/>
    <w:rsid w:val="009D0D96"/>
    <w:rsid w:val="009D1256"/>
    <w:rsid w:val="009D1FE8"/>
    <w:rsid w:val="009D338B"/>
    <w:rsid w:val="009D3904"/>
    <w:rsid w:val="009D3E1F"/>
    <w:rsid w:val="009D57A4"/>
    <w:rsid w:val="009D7D9E"/>
    <w:rsid w:val="009E0823"/>
    <w:rsid w:val="009E2570"/>
    <w:rsid w:val="009E595A"/>
    <w:rsid w:val="009F0D8A"/>
    <w:rsid w:val="009F487F"/>
    <w:rsid w:val="009F7B35"/>
    <w:rsid w:val="00A00C6C"/>
    <w:rsid w:val="00A00D99"/>
    <w:rsid w:val="00A0317F"/>
    <w:rsid w:val="00A031A1"/>
    <w:rsid w:val="00A03979"/>
    <w:rsid w:val="00A04775"/>
    <w:rsid w:val="00A04D57"/>
    <w:rsid w:val="00A077D2"/>
    <w:rsid w:val="00A10FBE"/>
    <w:rsid w:val="00A114C6"/>
    <w:rsid w:val="00A117A1"/>
    <w:rsid w:val="00A127E0"/>
    <w:rsid w:val="00A147A6"/>
    <w:rsid w:val="00A14BEB"/>
    <w:rsid w:val="00A16E67"/>
    <w:rsid w:val="00A20734"/>
    <w:rsid w:val="00A2113C"/>
    <w:rsid w:val="00A24B9C"/>
    <w:rsid w:val="00A25B41"/>
    <w:rsid w:val="00A2619F"/>
    <w:rsid w:val="00A268E9"/>
    <w:rsid w:val="00A30C57"/>
    <w:rsid w:val="00A311C7"/>
    <w:rsid w:val="00A33D56"/>
    <w:rsid w:val="00A344CA"/>
    <w:rsid w:val="00A3467C"/>
    <w:rsid w:val="00A349B8"/>
    <w:rsid w:val="00A34CB1"/>
    <w:rsid w:val="00A351A0"/>
    <w:rsid w:val="00A35C84"/>
    <w:rsid w:val="00A3615D"/>
    <w:rsid w:val="00A374FB"/>
    <w:rsid w:val="00A422EE"/>
    <w:rsid w:val="00A427A0"/>
    <w:rsid w:val="00A450EC"/>
    <w:rsid w:val="00A459C0"/>
    <w:rsid w:val="00A45A47"/>
    <w:rsid w:val="00A464EB"/>
    <w:rsid w:val="00A46CC2"/>
    <w:rsid w:val="00A50088"/>
    <w:rsid w:val="00A501EC"/>
    <w:rsid w:val="00A51118"/>
    <w:rsid w:val="00A51322"/>
    <w:rsid w:val="00A51DCD"/>
    <w:rsid w:val="00A52191"/>
    <w:rsid w:val="00A530C0"/>
    <w:rsid w:val="00A54729"/>
    <w:rsid w:val="00A54D4D"/>
    <w:rsid w:val="00A554DB"/>
    <w:rsid w:val="00A55930"/>
    <w:rsid w:val="00A60216"/>
    <w:rsid w:val="00A60368"/>
    <w:rsid w:val="00A610A0"/>
    <w:rsid w:val="00A61568"/>
    <w:rsid w:val="00A61739"/>
    <w:rsid w:val="00A62906"/>
    <w:rsid w:val="00A63D4F"/>
    <w:rsid w:val="00A665A4"/>
    <w:rsid w:val="00A6661F"/>
    <w:rsid w:val="00A66F4E"/>
    <w:rsid w:val="00A703EA"/>
    <w:rsid w:val="00A7199E"/>
    <w:rsid w:val="00A82ABB"/>
    <w:rsid w:val="00A83CCD"/>
    <w:rsid w:val="00A8451A"/>
    <w:rsid w:val="00A84A35"/>
    <w:rsid w:val="00A84E2D"/>
    <w:rsid w:val="00A87AC2"/>
    <w:rsid w:val="00A9003D"/>
    <w:rsid w:val="00A919F9"/>
    <w:rsid w:val="00A9399E"/>
    <w:rsid w:val="00A96B1F"/>
    <w:rsid w:val="00AA23C4"/>
    <w:rsid w:val="00AA571C"/>
    <w:rsid w:val="00AA68B3"/>
    <w:rsid w:val="00AA6923"/>
    <w:rsid w:val="00AA6F15"/>
    <w:rsid w:val="00AA707D"/>
    <w:rsid w:val="00AB2114"/>
    <w:rsid w:val="00AB2762"/>
    <w:rsid w:val="00AB29B5"/>
    <w:rsid w:val="00AB2C4B"/>
    <w:rsid w:val="00AB771C"/>
    <w:rsid w:val="00AC0F96"/>
    <w:rsid w:val="00AC1B88"/>
    <w:rsid w:val="00AC1E3E"/>
    <w:rsid w:val="00AC3F63"/>
    <w:rsid w:val="00AC4A4F"/>
    <w:rsid w:val="00AC7575"/>
    <w:rsid w:val="00AC7E20"/>
    <w:rsid w:val="00AD049B"/>
    <w:rsid w:val="00AD13C7"/>
    <w:rsid w:val="00AD2E24"/>
    <w:rsid w:val="00AD5EE5"/>
    <w:rsid w:val="00AE1415"/>
    <w:rsid w:val="00AE16A4"/>
    <w:rsid w:val="00AE216C"/>
    <w:rsid w:val="00AE4BE7"/>
    <w:rsid w:val="00AE69BC"/>
    <w:rsid w:val="00AF0632"/>
    <w:rsid w:val="00AF1D2D"/>
    <w:rsid w:val="00AF1F84"/>
    <w:rsid w:val="00AF3710"/>
    <w:rsid w:val="00AF4789"/>
    <w:rsid w:val="00AF5A64"/>
    <w:rsid w:val="00AF793E"/>
    <w:rsid w:val="00B033D4"/>
    <w:rsid w:val="00B035B1"/>
    <w:rsid w:val="00B04B7C"/>
    <w:rsid w:val="00B07AFF"/>
    <w:rsid w:val="00B10312"/>
    <w:rsid w:val="00B108C4"/>
    <w:rsid w:val="00B1091C"/>
    <w:rsid w:val="00B110DE"/>
    <w:rsid w:val="00B13043"/>
    <w:rsid w:val="00B15181"/>
    <w:rsid w:val="00B20F9D"/>
    <w:rsid w:val="00B2199E"/>
    <w:rsid w:val="00B21EEF"/>
    <w:rsid w:val="00B227B4"/>
    <w:rsid w:val="00B228C6"/>
    <w:rsid w:val="00B25E73"/>
    <w:rsid w:val="00B30034"/>
    <w:rsid w:val="00B325BE"/>
    <w:rsid w:val="00B33A96"/>
    <w:rsid w:val="00B3417F"/>
    <w:rsid w:val="00B35D6A"/>
    <w:rsid w:val="00B361CA"/>
    <w:rsid w:val="00B36CD5"/>
    <w:rsid w:val="00B3748A"/>
    <w:rsid w:val="00B37D71"/>
    <w:rsid w:val="00B37FFB"/>
    <w:rsid w:val="00B400AA"/>
    <w:rsid w:val="00B40926"/>
    <w:rsid w:val="00B40DA8"/>
    <w:rsid w:val="00B42825"/>
    <w:rsid w:val="00B42911"/>
    <w:rsid w:val="00B44365"/>
    <w:rsid w:val="00B466F9"/>
    <w:rsid w:val="00B477AD"/>
    <w:rsid w:val="00B503C2"/>
    <w:rsid w:val="00B50819"/>
    <w:rsid w:val="00B528C0"/>
    <w:rsid w:val="00B53AE6"/>
    <w:rsid w:val="00B5416C"/>
    <w:rsid w:val="00B54619"/>
    <w:rsid w:val="00B5501A"/>
    <w:rsid w:val="00B555C9"/>
    <w:rsid w:val="00B55C7B"/>
    <w:rsid w:val="00B56662"/>
    <w:rsid w:val="00B60F94"/>
    <w:rsid w:val="00B6399E"/>
    <w:rsid w:val="00B650BE"/>
    <w:rsid w:val="00B65575"/>
    <w:rsid w:val="00B66D2B"/>
    <w:rsid w:val="00B67C80"/>
    <w:rsid w:val="00B708C1"/>
    <w:rsid w:val="00B71B0B"/>
    <w:rsid w:val="00B727BA"/>
    <w:rsid w:val="00B7288F"/>
    <w:rsid w:val="00B72D62"/>
    <w:rsid w:val="00B72FEC"/>
    <w:rsid w:val="00B7388F"/>
    <w:rsid w:val="00B743DF"/>
    <w:rsid w:val="00B74C8C"/>
    <w:rsid w:val="00B7599D"/>
    <w:rsid w:val="00B7697C"/>
    <w:rsid w:val="00B77121"/>
    <w:rsid w:val="00B80A7D"/>
    <w:rsid w:val="00B83F97"/>
    <w:rsid w:val="00B865BE"/>
    <w:rsid w:val="00B86F7A"/>
    <w:rsid w:val="00B907DF"/>
    <w:rsid w:val="00B9153F"/>
    <w:rsid w:val="00B94E8E"/>
    <w:rsid w:val="00B95654"/>
    <w:rsid w:val="00B96835"/>
    <w:rsid w:val="00B96F4F"/>
    <w:rsid w:val="00B97661"/>
    <w:rsid w:val="00BA0547"/>
    <w:rsid w:val="00BA109E"/>
    <w:rsid w:val="00BA2967"/>
    <w:rsid w:val="00BA3E1D"/>
    <w:rsid w:val="00BA40EF"/>
    <w:rsid w:val="00BB1A44"/>
    <w:rsid w:val="00BB3C53"/>
    <w:rsid w:val="00BB46C5"/>
    <w:rsid w:val="00BB4B20"/>
    <w:rsid w:val="00BB4CC8"/>
    <w:rsid w:val="00BB6E42"/>
    <w:rsid w:val="00BB74A0"/>
    <w:rsid w:val="00BC021C"/>
    <w:rsid w:val="00BC0CBF"/>
    <w:rsid w:val="00BC42D2"/>
    <w:rsid w:val="00BC4384"/>
    <w:rsid w:val="00BC50AD"/>
    <w:rsid w:val="00BC5FD5"/>
    <w:rsid w:val="00BC631D"/>
    <w:rsid w:val="00BC6DA8"/>
    <w:rsid w:val="00BD05EC"/>
    <w:rsid w:val="00BD0871"/>
    <w:rsid w:val="00BD0D80"/>
    <w:rsid w:val="00BD0E11"/>
    <w:rsid w:val="00BD20FF"/>
    <w:rsid w:val="00BD3FC7"/>
    <w:rsid w:val="00BD5C33"/>
    <w:rsid w:val="00BE1756"/>
    <w:rsid w:val="00BE506F"/>
    <w:rsid w:val="00BE52F0"/>
    <w:rsid w:val="00BE5722"/>
    <w:rsid w:val="00BE65B1"/>
    <w:rsid w:val="00BE664D"/>
    <w:rsid w:val="00BF18AC"/>
    <w:rsid w:val="00BF1A91"/>
    <w:rsid w:val="00BF23A6"/>
    <w:rsid w:val="00BF2A32"/>
    <w:rsid w:val="00BF2B85"/>
    <w:rsid w:val="00BF380E"/>
    <w:rsid w:val="00BF4C04"/>
    <w:rsid w:val="00BF55C9"/>
    <w:rsid w:val="00BF5802"/>
    <w:rsid w:val="00C022FE"/>
    <w:rsid w:val="00C025F8"/>
    <w:rsid w:val="00C03FAD"/>
    <w:rsid w:val="00C04A5F"/>
    <w:rsid w:val="00C0515D"/>
    <w:rsid w:val="00C05B6E"/>
    <w:rsid w:val="00C10778"/>
    <w:rsid w:val="00C11DCE"/>
    <w:rsid w:val="00C17389"/>
    <w:rsid w:val="00C2116E"/>
    <w:rsid w:val="00C21582"/>
    <w:rsid w:val="00C22F22"/>
    <w:rsid w:val="00C23BA0"/>
    <w:rsid w:val="00C265D8"/>
    <w:rsid w:val="00C2723B"/>
    <w:rsid w:val="00C275E7"/>
    <w:rsid w:val="00C30102"/>
    <w:rsid w:val="00C31374"/>
    <w:rsid w:val="00C32A36"/>
    <w:rsid w:val="00C344FF"/>
    <w:rsid w:val="00C36987"/>
    <w:rsid w:val="00C37461"/>
    <w:rsid w:val="00C40398"/>
    <w:rsid w:val="00C40466"/>
    <w:rsid w:val="00C40FFC"/>
    <w:rsid w:val="00C41904"/>
    <w:rsid w:val="00C42274"/>
    <w:rsid w:val="00C42555"/>
    <w:rsid w:val="00C446F4"/>
    <w:rsid w:val="00C45C4D"/>
    <w:rsid w:val="00C4671C"/>
    <w:rsid w:val="00C4736B"/>
    <w:rsid w:val="00C4759B"/>
    <w:rsid w:val="00C506B6"/>
    <w:rsid w:val="00C50EE7"/>
    <w:rsid w:val="00C50F6E"/>
    <w:rsid w:val="00C5289F"/>
    <w:rsid w:val="00C5582C"/>
    <w:rsid w:val="00C55D3A"/>
    <w:rsid w:val="00C55E2A"/>
    <w:rsid w:val="00C56977"/>
    <w:rsid w:val="00C57295"/>
    <w:rsid w:val="00C57F5D"/>
    <w:rsid w:val="00C60D5E"/>
    <w:rsid w:val="00C6219C"/>
    <w:rsid w:val="00C65245"/>
    <w:rsid w:val="00C6581A"/>
    <w:rsid w:val="00C65ECE"/>
    <w:rsid w:val="00C6686B"/>
    <w:rsid w:val="00C66EE1"/>
    <w:rsid w:val="00C72D9D"/>
    <w:rsid w:val="00C73CA4"/>
    <w:rsid w:val="00C746D4"/>
    <w:rsid w:val="00C7511D"/>
    <w:rsid w:val="00C75D2F"/>
    <w:rsid w:val="00C76F42"/>
    <w:rsid w:val="00C80A90"/>
    <w:rsid w:val="00C82687"/>
    <w:rsid w:val="00C830CD"/>
    <w:rsid w:val="00C84614"/>
    <w:rsid w:val="00C863F2"/>
    <w:rsid w:val="00C8647F"/>
    <w:rsid w:val="00C8687C"/>
    <w:rsid w:val="00C87181"/>
    <w:rsid w:val="00C87AEE"/>
    <w:rsid w:val="00C900C9"/>
    <w:rsid w:val="00C9283B"/>
    <w:rsid w:val="00CA5481"/>
    <w:rsid w:val="00CA78C0"/>
    <w:rsid w:val="00CC03EE"/>
    <w:rsid w:val="00CC09D6"/>
    <w:rsid w:val="00CC1EB7"/>
    <w:rsid w:val="00CC2A4E"/>
    <w:rsid w:val="00CC3508"/>
    <w:rsid w:val="00CC6591"/>
    <w:rsid w:val="00CC78F8"/>
    <w:rsid w:val="00CD0CA8"/>
    <w:rsid w:val="00CD3653"/>
    <w:rsid w:val="00CD3F82"/>
    <w:rsid w:val="00CD56FA"/>
    <w:rsid w:val="00CD5C68"/>
    <w:rsid w:val="00CD673E"/>
    <w:rsid w:val="00CD6BBD"/>
    <w:rsid w:val="00CD7B2A"/>
    <w:rsid w:val="00CE4C50"/>
    <w:rsid w:val="00CE780C"/>
    <w:rsid w:val="00CE7BA9"/>
    <w:rsid w:val="00CF031A"/>
    <w:rsid w:val="00CF035B"/>
    <w:rsid w:val="00CF139F"/>
    <w:rsid w:val="00CF2729"/>
    <w:rsid w:val="00CF359D"/>
    <w:rsid w:val="00CF3F2F"/>
    <w:rsid w:val="00CF4DCC"/>
    <w:rsid w:val="00D02383"/>
    <w:rsid w:val="00D0295D"/>
    <w:rsid w:val="00D03096"/>
    <w:rsid w:val="00D041B3"/>
    <w:rsid w:val="00D05FF0"/>
    <w:rsid w:val="00D06B8D"/>
    <w:rsid w:val="00D11239"/>
    <w:rsid w:val="00D11E86"/>
    <w:rsid w:val="00D1210E"/>
    <w:rsid w:val="00D16E4C"/>
    <w:rsid w:val="00D2053A"/>
    <w:rsid w:val="00D21F83"/>
    <w:rsid w:val="00D22077"/>
    <w:rsid w:val="00D22B63"/>
    <w:rsid w:val="00D22C5E"/>
    <w:rsid w:val="00D241CA"/>
    <w:rsid w:val="00D243B6"/>
    <w:rsid w:val="00D27A12"/>
    <w:rsid w:val="00D30647"/>
    <w:rsid w:val="00D306FD"/>
    <w:rsid w:val="00D30A69"/>
    <w:rsid w:val="00D30DFB"/>
    <w:rsid w:val="00D320E5"/>
    <w:rsid w:val="00D341C2"/>
    <w:rsid w:val="00D34C69"/>
    <w:rsid w:val="00D34CCD"/>
    <w:rsid w:val="00D376F1"/>
    <w:rsid w:val="00D37BA7"/>
    <w:rsid w:val="00D453B4"/>
    <w:rsid w:val="00D45A01"/>
    <w:rsid w:val="00D462DE"/>
    <w:rsid w:val="00D4770C"/>
    <w:rsid w:val="00D47BBB"/>
    <w:rsid w:val="00D47CD1"/>
    <w:rsid w:val="00D47E0F"/>
    <w:rsid w:val="00D504BB"/>
    <w:rsid w:val="00D50AA3"/>
    <w:rsid w:val="00D50DD8"/>
    <w:rsid w:val="00D5136A"/>
    <w:rsid w:val="00D5209F"/>
    <w:rsid w:val="00D5261C"/>
    <w:rsid w:val="00D53903"/>
    <w:rsid w:val="00D540CB"/>
    <w:rsid w:val="00D54FBF"/>
    <w:rsid w:val="00D55A34"/>
    <w:rsid w:val="00D57A0D"/>
    <w:rsid w:val="00D61643"/>
    <w:rsid w:val="00D64290"/>
    <w:rsid w:val="00D6742C"/>
    <w:rsid w:val="00D67F73"/>
    <w:rsid w:val="00D745B2"/>
    <w:rsid w:val="00D750DB"/>
    <w:rsid w:val="00D85659"/>
    <w:rsid w:val="00D908CE"/>
    <w:rsid w:val="00D90B09"/>
    <w:rsid w:val="00D92A98"/>
    <w:rsid w:val="00D932C5"/>
    <w:rsid w:val="00D965D6"/>
    <w:rsid w:val="00D97354"/>
    <w:rsid w:val="00D97F29"/>
    <w:rsid w:val="00DA22AC"/>
    <w:rsid w:val="00DA33A5"/>
    <w:rsid w:val="00DA3FBE"/>
    <w:rsid w:val="00DA4355"/>
    <w:rsid w:val="00DA465F"/>
    <w:rsid w:val="00DA50E6"/>
    <w:rsid w:val="00DA6588"/>
    <w:rsid w:val="00DB1B71"/>
    <w:rsid w:val="00DB377F"/>
    <w:rsid w:val="00DB47D7"/>
    <w:rsid w:val="00DB49A9"/>
    <w:rsid w:val="00DB49FA"/>
    <w:rsid w:val="00DB4C7A"/>
    <w:rsid w:val="00DB5CFB"/>
    <w:rsid w:val="00DB6905"/>
    <w:rsid w:val="00DC010C"/>
    <w:rsid w:val="00DC052D"/>
    <w:rsid w:val="00DC3351"/>
    <w:rsid w:val="00DC3894"/>
    <w:rsid w:val="00DC4705"/>
    <w:rsid w:val="00DC6236"/>
    <w:rsid w:val="00DC6FEF"/>
    <w:rsid w:val="00DC71A2"/>
    <w:rsid w:val="00DD09CE"/>
    <w:rsid w:val="00DD26AA"/>
    <w:rsid w:val="00DD3118"/>
    <w:rsid w:val="00DD3259"/>
    <w:rsid w:val="00DD447D"/>
    <w:rsid w:val="00DD5A8C"/>
    <w:rsid w:val="00DD65BF"/>
    <w:rsid w:val="00DD6FC5"/>
    <w:rsid w:val="00DD7BB1"/>
    <w:rsid w:val="00DD7BD8"/>
    <w:rsid w:val="00DE245D"/>
    <w:rsid w:val="00DE2FFE"/>
    <w:rsid w:val="00DE329A"/>
    <w:rsid w:val="00DE32B2"/>
    <w:rsid w:val="00DE32DE"/>
    <w:rsid w:val="00DE4F2C"/>
    <w:rsid w:val="00DE5726"/>
    <w:rsid w:val="00DE7AC5"/>
    <w:rsid w:val="00DF08B1"/>
    <w:rsid w:val="00DF2FB4"/>
    <w:rsid w:val="00DF3559"/>
    <w:rsid w:val="00DF4821"/>
    <w:rsid w:val="00DF4833"/>
    <w:rsid w:val="00DF782F"/>
    <w:rsid w:val="00E01CD9"/>
    <w:rsid w:val="00E02573"/>
    <w:rsid w:val="00E076E7"/>
    <w:rsid w:val="00E1012A"/>
    <w:rsid w:val="00E12B08"/>
    <w:rsid w:val="00E12E84"/>
    <w:rsid w:val="00E1540D"/>
    <w:rsid w:val="00E15A5C"/>
    <w:rsid w:val="00E15ABB"/>
    <w:rsid w:val="00E15FE1"/>
    <w:rsid w:val="00E21867"/>
    <w:rsid w:val="00E22952"/>
    <w:rsid w:val="00E24737"/>
    <w:rsid w:val="00E24783"/>
    <w:rsid w:val="00E24C15"/>
    <w:rsid w:val="00E25A5D"/>
    <w:rsid w:val="00E26087"/>
    <w:rsid w:val="00E2672A"/>
    <w:rsid w:val="00E26CCF"/>
    <w:rsid w:val="00E27D09"/>
    <w:rsid w:val="00E31196"/>
    <w:rsid w:val="00E3321E"/>
    <w:rsid w:val="00E3749F"/>
    <w:rsid w:val="00E37F7F"/>
    <w:rsid w:val="00E4037B"/>
    <w:rsid w:val="00E409D7"/>
    <w:rsid w:val="00E41242"/>
    <w:rsid w:val="00E420FE"/>
    <w:rsid w:val="00E42AB6"/>
    <w:rsid w:val="00E42F07"/>
    <w:rsid w:val="00E43C45"/>
    <w:rsid w:val="00E454D0"/>
    <w:rsid w:val="00E460F2"/>
    <w:rsid w:val="00E475E1"/>
    <w:rsid w:val="00E521AD"/>
    <w:rsid w:val="00E5377E"/>
    <w:rsid w:val="00E538A9"/>
    <w:rsid w:val="00E54A15"/>
    <w:rsid w:val="00E551A3"/>
    <w:rsid w:val="00E5574C"/>
    <w:rsid w:val="00E56212"/>
    <w:rsid w:val="00E56EF2"/>
    <w:rsid w:val="00E57778"/>
    <w:rsid w:val="00E60049"/>
    <w:rsid w:val="00E62066"/>
    <w:rsid w:val="00E71143"/>
    <w:rsid w:val="00E71CBC"/>
    <w:rsid w:val="00E73730"/>
    <w:rsid w:val="00E738CB"/>
    <w:rsid w:val="00E7395D"/>
    <w:rsid w:val="00E76492"/>
    <w:rsid w:val="00E77D42"/>
    <w:rsid w:val="00E8033E"/>
    <w:rsid w:val="00E806E3"/>
    <w:rsid w:val="00E8088B"/>
    <w:rsid w:val="00E8136D"/>
    <w:rsid w:val="00E8231D"/>
    <w:rsid w:val="00E82641"/>
    <w:rsid w:val="00E83325"/>
    <w:rsid w:val="00E84380"/>
    <w:rsid w:val="00E845A2"/>
    <w:rsid w:val="00E8738A"/>
    <w:rsid w:val="00E878E2"/>
    <w:rsid w:val="00E87936"/>
    <w:rsid w:val="00E900F2"/>
    <w:rsid w:val="00E90124"/>
    <w:rsid w:val="00E90D74"/>
    <w:rsid w:val="00E91129"/>
    <w:rsid w:val="00E97E0D"/>
    <w:rsid w:val="00EA0752"/>
    <w:rsid w:val="00EA0B1A"/>
    <w:rsid w:val="00EA0FD7"/>
    <w:rsid w:val="00EA1688"/>
    <w:rsid w:val="00EA60EF"/>
    <w:rsid w:val="00EA6634"/>
    <w:rsid w:val="00EB09DD"/>
    <w:rsid w:val="00EB0E38"/>
    <w:rsid w:val="00EB20E0"/>
    <w:rsid w:val="00EB4399"/>
    <w:rsid w:val="00EB496F"/>
    <w:rsid w:val="00EB4C9D"/>
    <w:rsid w:val="00EB52A4"/>
    <w:rsid w:val="00EB69C0"/>
    <w:rsid w:val="00EC010B"/>
    <w:rsid w:val="00EC1A05"/>
    <w:rsid w:val="00EC352F"/>
    <w:rsid w:val="00EC38C2"/>
    <w:rsid w:val="00EC5DFD"/>
    <w:rsid w:val="00EC6060"/>
    <w:rsid w:val="00EC79A4"/>
    <w:rsid w:val="00ED0CD5"/>
    <w:rsid w:val="00ED41B3"/>
    <w:rsid w:val="00ED4756"/>
    <w:rsid w:val="00ED7B71"/>
    <w:rsid w:val="00EE136A"/>
    <w:rsid w:val="00EE1640"/>
    <w:rsid w:val="00EE1D5D"/>
    <w:rsid w:val="00EE4397"/>
    <w:rsid w:val="00EE51D4"/>
    <w:rsid w:val="00EE5465"/>
    <w:rsid w:val="00EE6760"/>
    <w:rsid w:val="00EE6A68"/>
    <w:rsid w:val="00EE7220"/>
    <w:rsid w:val="00EE7F05"/>
    <w:rsid w:val="00EF2E03"/>
    <w:rsid w:val="00EF422F"/>
    <w:rsid w:val="00EF488A"/>
    <w:rsid w:val="00EF58C7"/>
    <w:rsid w:val="00EF5B3C"/>
    <w:rsid w:val="00EF6A6E"/>
    <w:rsid w:val="00EF6C24"/>
    <w:rsid w:val="00EF7C22"/>
    <w:rsid w:val="00F003F2"/>
    <w:rsid w:val="00F01874"/>
    <w:rsid w:val="00F04B37"/>
    <w:rsid w:val="00F04CCA"/>
    <w:rsid w:val="00F04FD7"/>
    <w:rsid w:val="00F112F6"/>
    <w:rsid w:val="00F116FF"/>
    <w:rsid w:val="00F120D0"/>
    <w:rsid w:val="00F12CA3"/>
    <w:rsid w:val="00F14146"/>
    <w:rsid w:val="00F14AD4"/>
    <w:rsid w:val="00F15D74"/>
    <w:rsid w:val="00F15E33"/>
    <w:rsid w:val="00F15E99"/>
    <w:rsid w:val="00F16055"/>
    <w:rsid w:val="00F200DD"/>
    <w:rsid w:val="00F20202"/>
    <w:rsid w:val="00F2244F"/>
    <w:rsid w:val="00F23893"/>
    <w:rsid w:val="00F23E69"/>
    <w:rsid w:val="00F257F4"/>
    <w:rsid w:val="00F25AAE"/>
    <w:rsid w:val="00F26228"/>
    <w:rsid w:val="00F31720"/>
    <w:rsid w:val="00F3201E"/>
    <w:rsid w:val="00F325D0"/>
    <w:rsid w:val="00F331AB"/>
    <w:rsid w:val="00F338B5"/>
    <w:rsid w:val="00F36024"/>
    <w:rsid w:val="00F40313"/>
    <w:rsid w:val="00F40513"/>
    <w:rsid w:val="00F40C2B"/>
    <w:rsid w:val="00F40F03"/>
    <w:rsid w:val="00F438AF"/>
    <w:rsid w:val="00F54097"/>
    <w:rsid w:val="00F54336"/>
    <w:rsid w:val="00F54AB3"/>
    <w:rsid w:val="00F55254"/>
    <w:rsid w:val="00F55345"/>
    <w:rsid w:val="00F56225"/>
    <w:rsid w:val="00F57F41"/>
    <w:rsid w:val="00F61968"/>
    <w:rsid w:val="00F6312D"/>
    <w:rsid w:val="00F66BBC"/>
    <w:rsid w:val="00F70769"/>
    <w:rsid w:val="00F71CD3"/>
    <w:rsid w:val="00F72288"/>
    <w:rsid w:val="00F725C7"/>
    <w:rsid w:val="00F72BD4"/>
    <w:rsid w:val="00F75E54"/>
    <w:rsid w:val="00F773F3"/>
    <w:rsid w:val="00F77FDE"/>
    <w:rsid w:val="00F8397B"/>
    <w:rsid w:val="00F8532E"/>
    <w:rsid w:val="00F85E9A"/>
    <w:rsid w:val="00F87A7A"/>
    <w:rsid w:val="00F91032"/>
    <w:rsid w:val="00F92B93"/>
    <w:rsid w:val="00F92E18"/>
    <w:rsid w:val="00F946CD"/>
    <w:rsid w:val="00FA3A72"/>
    <w:rsid w:val="00FA4146"/>
    <w:rsid w:val="00FA46ED"/>
    <w:rsid w:val="00FA6D7F"/>
    <w:rsid w:val="00FB3B59"/>
    <w:rsid w:val="00FB3DC1"/>
    <w:rsid w:val="00FB41D5"/>
    <w:rsid w:val="00FB7E82"/>
    <w:rsid w:val="00FC1274"/>
    <w:rsid w:val="00FD1431"/>
    <w:rsid w:val="00FD2593"/>
    <w:rsid w:val="00FD314C"/>
    <w:rsid w:val="00FD3A5F"/>
    <w:rsid w:val="00FD4A85"/>
    <w:rsid w:val="00FE0A45"/>
    <w:rsid w:val="00FE1D2B"/>
    <w:rsid w:val="00FE3375"/>
    <w:rsid w:val="00FE3600"/>
    <w:rsid w:val="00FE3A80"/>
    <w:rsid w:val="00FE3B8C"/>
    <w:rsid w:val="00FE4831"/>
    <w:rsid w:val="00FE76B5"/>
    <w:rsid w:val="00FE7844"/>
    <w:rsid w:val="00FF0239"/>
    <w:rsid w:val="00FF189C"/>
    <w:rsid w:val="00FF2F9F"/>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1"/>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1"/>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1A91"/>
    <w:pPr>
      <w:keepNext/>
      <w:keepLines/>
      <w:numPr>
        <w:ilvl w:val="2"/>
        <w:numId w:val="1"/>
      </w:numPr>
      <w:spacing w:before="720" w:after="12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F6330"/>
    <w:pPr>
      <w:keepNext/>
      <w:keepLines/>
      <w:numPr>
        <w:ilvl w:val="3"/>
        <w:numId w:val="1"/>
      </w:numPr>
      <w:spacing w:before="40" w:after="0"/>
      <w:ind w:left="864"/>
      <w:outlineLvl w:val="3"/>
    </w:pPr>
    <w:rPr>
      <w:rFonts w:eastAsiaTheme="majorEastAsia" w:cstheme="majorBidi"/>
      <w:iCs/>
    </w:rPr>
  </w:style>
  <w:style w:type="paragraph" w:styleId="Heading5">
    <w:name w:val="heading 5"/>
    <w:basedOn w:val="Normal"/>
    <w:next w:val="Normal"/>
    <w:link w:val="Heading5Char"/>
    <w:uiPriority w:val="9"/>
    <w:unhideWhenUsed/>
    <w:qFormat/>
    <w:rsid w:val="008667D1"/>
    <w:pPr>
      <w:keepNext/>
      <w:keepLines/>
      <w:numPr>
        <w:ilvl w:val="4"/>
        <w:numId w:val="1"/>
      </w:numPr>
      <w:spacing w:before="40" w:after="0"/>
      <w:ind w:left="1728"/>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1A9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0F6330"/>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8667D1"/>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10"/>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 w:type="character" w:styleId="FollowedHyperlink">
    <w:name w:val="FollowedHyperlink"/>
    <w:basedOn w:val="DefaultParagraphFont"/>
    <w:uiPriority w:val="99"/>
    <w:semiHidden/>
    <w:unhideWhenUsed/>
    <w:rsid w:val="00A35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59059608">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26625482">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0312502">
      <w:bodyDiv w:val="1"/>
      <w:marLeft w:val="0"/>
      <w:marRight w:val="0"/>
      <w:marTop w:val="0"/>
      <w:marBottom w:val="0"/>
      <w:divBdr>
        <w:top w:val="none" w:sz="0" w:space="0" w:color="auto"/>
        <w:left w:val="none" w:sz="0" w:space="0" w:color="auto"/>
        <w:bottom w:val="none" w:sz="0" w:space="0" w:color="auto"/>
        <w:right w:val="none" w:sz="0" w:space="0" w:color="auto"/>
      </w:divBdr>
    </w:div>
    <w:div w:id="210969127">
      <w:bodyDiv w:val="1"/>
      <w:marLeft w:val="0"/>
      <w:marRight w:val="0"/>
      <w:marTop w:val="0"/>
      <w:marBottom w:val="0"/>
      <w:divBdr>
        <w:top w:val="none" w:sz="0" w:space="0" w:color="auto"/>
        <w:left w:val="none" w:sz="0" w:space="0" w:color="auto"/>
        <w:bottom w:val="none" w:sz="0" w:space="0" w:color="auto"/>
        <w:right w:val="none" w:sz="0" w:space="0" w:color="auto"/>
      </w:divBdr>
    </w:div>
    <w:div w:id="211767160">
      <w:bodyDiv w:val="1"/>
      <w:marLeft w:val="0"/>
      <w:marRight w:val="0"/>
      <w:marTop w:val="0"/>
      <w:marBottom w:val="0"/>
      <w:divBdr>
        <w:top w:val="none" w:sz="0" w:space="0" w:color="auto"/>
        <w:left w:val="none" w:sz="0" w:space="0" w:color="auto"/>
        <w:bottom w:val="none" w:sz="0" w:space="0" w:color="auto"/>
        <w:right w:val="none" w:sz="0" w:space="0" w:color="auto"/>
      </w:divBdr>
    </w:div>
    <w:div w:id="213926232">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63267962">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348414138">
      <w:bodyDiv w:val="1"/>
      <w:marLeft w:val="0"/>
      <w:marRight w:val="0"/>
      <w:marTop w:val="0"/>
      <w:marBottom w:val="0"/>
      <w:divBdr>
        <w:top w:val="none" w:sz="0" w:space="0" w:color="auto"/>
        <w:left w:val="none" w:sz="0" w:space="0" w:color="auto"/>
        <w:bottom w:val="none" w:sz="0" w:space="0" w:color="auto"/>
        <w:right w:val="none" w:sz="0" w:space="0" w:color="auto"/>
      </w:divBdr>
    </w:div>
    <w:div w:id="352657502">
      <w:bodyDiv w:val="1"/>
      <w:marLeft w:val="0"/>
      <w:marRight w:val="0"/>
      <w:marTop w:val="0"/>
      <w:marBottom w:val="0"/>
      <w:divBdr>
        <w:top w:val="none" w:sz="0" w:space="0" w:color="auto"/>
        <w:left w:val="none" w:sz="0" w:space="0" w:color="auto"/>
        <w:bottom w:val="none" w:sz="0" w:space="0" w:color="auto"/>
        <w:right w:val="none" w:sz="0" w:space="0" w:color="auto"/>
      </w:divBdr>
    </w:div>
    <w:div w:id="367342465">
      <w:bodyDiv w:val="1"/>
      <w:marLeft w:val="0"/>
      <w:marRight w:val="0"/>
      <w:marTop w:val="0"/>
      <w:marBottom w:val="0"/>
      <w:divBdr>
        <w:top w:val="none" w:sz="0" w:space="0" w:color="auto"/>
        <w:left w:val="none" w:sz="0" w:space="0" w:color="auto"/>
        <w:bottom w:val="none" w:sz="0" w:space="0" w:color="auto"/>
        <w:right w:val="none" w:sz="0" w:space="0" w:color="auto"/>
      </w:divBdr>
    </w:div>
    <w:div w:id="401830341">
      <w:bodyDiv w:val="1"/>
      <w:marLeft w:val="0"/>
      <w:marRight w:val="0"/>
      <w:marTop w:val="0"/>
      <w:marBottom w:val="0"/>
      <w:divBdr>
        <w:top w:val="none" w:sz="0" w:space="0" w:color="auto"/>
        <w:left w:val="none" w:sz="0" w:space="0" w:color="auto"/>
        <w:bottom w:val="none" w:sz="0" w:space="0" w:color="auto"/>
        <w:right w:val="none" w:sz="0" w:space="0" w:color="auto"/>
      </w:divBdr>
    </w:div>
    <w:div w:id="411198431">
      <w:bodyDiv w:val="1"/>
      <w:marLeft w:val="0"/>
      <w:marRight w:val="0"/>
      <w:marTop w:val="0"/>
      <w:marBottom w:val="0"/>
      <w:divBdr>
        <w:top w:val="none" w:sz="0" w:space="0" w:color="auto"/>
        <w:left w:val="none" w:sz="0" w:space="0" w:color="auto"/>
        <w:bottom w:val="none" w:sz="0" w:space="0" w:color="auto"/>
        <w:right w:val="none" w:sz="0" w:space="0" w:color="auto"/>
      </w:divBdr>
    </w:div>
    <w:div w:id="412901165">
      <w:bodyDiv w:val="1"/>
      <w:marLeft w:val="0"/>
      <w:marRight w:val="0"/>
      <w:marTop w:val="0"/>
      <w:marBottom w:val="0"/>
      <w:divBdr>
        <w:top w:val="none" w:sz="0" w:space="0" w:color="auto"/>
        <w:left w:val="none" w:sz="0" w:space="0" w:color="auto"/>
        <w:bottom w:val="none" w:sz="0" w:space="0" w:color="auto"/>
        <w:right w:val="none" w:sz="0" w:space="0" w:color="auto"/>
      </w:divBdr>
    </w:div>
    <w:div w:id="424884788">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474757168">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34579975">
      <w:bodyDiv w:val="1"/>
      <w:marLeft w:val="0"/>
      <w:marRight w:val="0"/>
      <w:marTop w:val="0"/>
      <w:marBottom w:val="0"/>
      <w:divBdr>
        <w:top w:val="none" w:sz="0" w:space="0" w:color="auto"/>
        <w:left w:val="none" w:sz="0" w:space="0" w:color="auto"/>
        <w:bottom w:val="none" w:sz="0" w:space="0" w:color="auto"/>
        <w:right w:val="none" w:sz="0" w:space="0" w:color="auto"/>
      </w:divBdr>
    </w:div>
    <w:div w:id="534854911">
      <w:bodyDiv w:val="1"/>
      <w:marLeft w:val="0"/>
      <w:marRight w:val="0"/>
      <w:marTop w:val="0"/>
      <w:marBottom w:val="0"/>
      <w:divBdr>
        <w:top w:val="none" w:sz="0" w:space="0" w:color="auto"/>
        <w:left w:val="none" w:sz="0" w:space="0" w:color="auto"/>
        <w:bottom w:val="none" w:sz="0" w:space="0" w:color="auto"/>
        <w:right w:val="none" w:sz="0" w:space="0" w:color="auto"/>
      </w:divBdr>
    </w:div>
    <w:div w:id="536434792">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57850556">
      <w:bodyDiv w:val="1"/>
      <w:marLeft w:val="0"/>
      <w:marRight w:val="0"/>
      <w:marTop w:val="0"/>
      <w:marBottom w:val="0"/>
      <w:divBdr>
        <w:top w:val="none" w:sz="0" w:space="0" w:color="auto"/>
        <w:left w:val="none" w:sz="0" w:space="0" w:color="auto"/>
        <w:bottom w:val="none" w:sz="0" w:space="0" w:color="auto"/>
        <w:right w:val="none" w:sz="0" w:space="0" w:color="auto"/>
      </w:divBdr>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688719797">
      <w:bodyDiv w:val="1"/>
      <w:marLeft w:val="0"/>
      <w:marRight w:val="0"/>
      <w:marTop w:val="0"/>
      <w:marBottom w:val="0"/>
      <w:divBdr>
        <w:top w:val="none" w:sz="0" w:space="0" w:color="auto"/>
        <w:left w:val="none" w:sz="0" w:space="0" w:color="auto"/>
        <w:bottom w:val="none" w:sz="0" w:space="0" w:color="auto"/>
        <w:right w:val="none" w:sz="0" w:space="0" w:color="auto"/>
      </w:divBdr>
    </w:div>
    <w:div w:id="692388990">
      <w:bodyDiv w:val="1"/>
      <w:marLeft w:val="0"/>
      <w:marRight w:val="0"/>
      <w:marTop w:val="0"/>
      <w:marBottom w:val="0"/>
      <w:divBdr>
        <w:top w:val="none" w:sz="0" w:space="0" w:color="auto"/>
        <w:left w:val="none" w:sz="0" w:space="0" w:color="auto"/>
        <w:bottom w:val="none" w:sz="0" w:space="0" w:color="auto"/>
        <w:right w:val="none" w:sz="0" w:space="0" w:color="auto"/>
      </w:divBdr>
    </w:div>
    <w:div w:id="708839117">
      <w:bodyDiv w:val="1"/>
      <w:marLeft w:val="0"/>
      <w:marRight w:val="0"/>
      <w:marTop w:val="0"/>
      <w:marBottom w:val="0"/>
      <w:divBdr>
        <w:top w:val="none" w:sz="0" w:space="0" w:color="auto"/>
        <w:left w:val="none" w:sz="0" w:space="0" w:color="auto"/>
        <w:bottom w:val="none" w:sz="0" w:space="0" w:color="auto"/>
        <w:right w:val="none" w:sz="0" w:space="0" w:color="auto"/>
      </w:divBdr>
    </w:div>
    <w:div w:id="711540415">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84233995">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20149555">
      <w:bodyDiv w:val="1"/>
      <w:marLeft w:val="0"/>
      <w:marRight w:val="0"/>
      <w:marTop w:val="0"/>
      <w:marBottom w:val="0"/>
      <w:divBdr>
        <w:top w:val="none" w:sz="0" w:space="0" w:color="auto"/>
        <w:left w:val="none" w:sz="0" w:space="0" w:color="auto"/>
        <w:bottom w:val="none" w:sz="0" w:space="0" w:color="auto"/>
        <w:right w:val="none" w:sz="0" w:space="0" w:color="auto"/>
      </w:divBdr>
    </w:div>
    <w:div w:id="822236282">
      <w:bodyDiv w:val="1"/>
      <w:marLeft w:val="0"/>
      <w:marRight w:val="0"/>
      <w:marTop w:val="0"/>
      <w:marBottom w:val="0"/>
      <w:divBdr>
        <w:top w:val="none" w:sz="0" w:space="0" w:color="auto"/>
        <w:left w:val="none" w:sz="0" w:space="0" w:color="auto"/>
        <w:bottom w:val="none" w:sz="0" w:space="0" w:color="auto"/>
        <w:right w:val="none" w:sz="0" w:space="0" w:color="auto"/>
      </w:divBdr>
    </w:div>
    <w:div w:id="828208518">
      <w:bodyDiv w:val="1"/>
      <w:marLeft w:val="0"/>
      <w:marRight w:val="0"/>
      <w:marTop w:val="0"/>
      <w:marBottom w:val="0"/>
      <w:divBdr>
        <w:top w:val="none" w:sz="0" w:space="0" w:color="auto"/>
        <w:left w:val="none" w:sz="0" w:space="0" w:color="auto"/>
        <w:bottom w:val="none" w:sz="0" w:space="0" w:color="auto"/>
        <w:right w:val="none" w:sz="0" w:space="0" w:color="auto"/>
      </w:divBdr>
    </w:div>
    <w:div w:id="828252051">
      <w:bodyDiv w:val="1"/>
      <w:marLeft w:val="0"/>
      <w:marRight w:val="0"/>
      <w:marTop w:val="0"/>
      <w:marBottom w:val="0"/>
      <w:divBdr>
        <w:top w:val="none" w:sz="0" w:space="0" w:color="auto"/>
        <w:left w:val="none" w:sz="0" w:space="0" w:color="auto"/>
        <w:bottom w:val="none" w:sz="0" w:space="0" w:color="auto"/>
        <w:right w:val="none" w:sz="0" w:space="0" w:color="auto"/>
      </w:divBdr>
    </w:div>
    <w:div w:id="829175984">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5312676">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08883259">
      <w:bodyDiv w:val="1"/>
      <w:marLeft w:val="0"/>
      <w:marRight w:val="0"/>
      <w:marTop w:val="0"/>
      <w:marBottom w:val="0"/>
      <w:divBdr>
        <w:top w:val="none" w:sz="0" w:space="0" w:color="auto"/>
        <w:left w:val="none" w:sz="0" w:space="0" w:color="auto"/>
        <w:bottom w:val="none" w:sz="0" w:space="0" w:color="auto"/>
        <w:right w:val="none" w:sz="0" w:space="0" w:color="auto"/>
      </w:divBdr>
    </w:div>
    <w:div w:id="911502997">
      <w:bodyDiv w:val="1"/>
      <w:marLeft w:val="0"/>
      <w:marRight w:val="0"/>
      <w:marTop w:val="0"/>
      <w:marBottom w:val="0"/>
      <w:divBdr>
        <w:top w:val="none" w:sz="0" w:space="0" w:color="auto"/>
        <w:left w:val="none" w:sz="0" w:space="0" w:color="auto"/>
        <w:bottom w:val="none" w:sz="0" w:space="0" w:color="auto"/>
        <w:right w:val="none" w:sz="0" w:space="0" w:color="auto"/>
      </w:divBdr>
    </w:div>
    <w:div w:id="912934924">
      <w:bodyDiv w:val="1"/>
      <w:marLeft w:val="0"/>
      <w:marRight w:val="0"/>
      <w:marTop w:val="0"/>
      <w:marBottom w:val="0"/>
      <w:divBdr>
        <w:top w:val="none" w:sz="0" w:space="0" w:color="auto"/>
        <w:left w:val="none" w:sz="0" w:space="0" w:color="auto"/>
        <w:bottom w:val="none" w:sz="0" w:space="0" w:color="auto"/>
        <w:right w:val="none" w:sz="0" w:space="0" w:color="auto"/>
      </w:divBdr>
    </w:div>
    <w:div w:id="91921513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68783246">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998996762">
      <w:bodyDiv w:val="1"/>
      <w:marLeft w:val="0"/>
      <w:marRight w:val="0"/>
      <w:marTop w:val="0"/>
      <w:marBottom w:val="0"/>
      <w:divBdr>
        <w:top w:val="none" w:sz="0" w:space="0" w:color="auto"/>
        <w:left w:val="none" w:sz="0" w:space="0" w:color="auto"/>
        <w:bottom w:val="none" w:sz="0" w:space="0" w:color="auto"/>
        <w:right w:val="none" w:sz="0" w:space="0" w:color="auto"/>
      </w:divBdr>
    </w:div>
    <w:div w:id="1000232133">
      <w:bodyDiv w:val="1"/>
      <w:marLeft w:val="0"/>
      <w:marRight w:val="0"/>
      <w:marTop w:val="0"/>
      <w:marBottom w:val="0"/>
      <w:divBdr>
        <w:top w:val="none" w:sz="0" w:space="0" w:color="auto"/>
        <w:left w:val="none" w:sz="0" w:space="0" w:color="auto"/>
        <w:bottom w:val="none" w:sz="0" w:space="0" w:color="auto"/>
        <w:right w:val="none" w:sz="0" w:space="0" w:color="auto"/>
      </w:divBdr>
    </w:div>
    <w:div w:id="1004473641">
      <w:bodyDiv w:val="1"/>
      <w:marLeft w:val="0"/>
      <w:marRight w:val="0"/>
      <w:marTop w:val="0"/>
      <w:marBottom w:val="0"/>
      <w:divBdr>
        <w:top w:val="none" w:sz="0" w:space="0" w:color="auto"/>
        <w:left w:val="none" w:sz="0" w:space="0" w:color="auto"/>
        <w:bottom w:val="none" w:sz="0" w:space="0" w:color="auto"/>
        <w:right w:val="none" w:sz="0" w:space="0" w:color="auto"/>
      </w:divBdr>
    </w:div>
    <w:div w:id="1005325819">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49887259">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58699975">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762473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36877634">
      <w:bodyDiv w:val="1"/>
      <w:marLeft w:val="0"/>
      <w:marRight w:val="0"/>
      <w:marTop w:val="0"/>
      <w:marBottom w:val="0"/>
      <w:divBdr>
        <w:top w:val="none" w:sz="0" w:space="0" w:color="auto"/>
        <w:left w:val="none" w:sz="0" w:space="0" w:color="auto"/>
        <w:bottom w:val="none" w:sz="0" w:space="0" w:color="auto"/>
        <w:right w:val="none" w:sz="0" w:space="0" w:color="auto"/>
      </w:divBdr>
    </w:div>
    <w:div w:id="1140733485">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2069093">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181776976">
      <w:bodyDiv w:val="1"/>
      <w:marLeft w:val="0"/>
      <w:marRight w:val="0"/>
      <w:marTop w:val="0"/>
      <w:marBottom w:val="0"/>
      <w:divBdr>
        <w:top w:val="none" w:sz="0" w:space="0" w:color="auto"/>
        <w:left w:val="none" w:sz="0" w:space="0" w:color="auto"/>
        <w:bottom w:val="none" w:sz="0" w:space="0" w:color="auto"/>
        <w:right w:val="none" w:sz="0" w:space="0" w:color="auto"/>
      </w:divBdr>
    </w:div>
    <w:div w:id="1184053789">
      <w:bodyDiv w:val="1"/>
      <w:marLeft w:val="0"/>
      <w:marRight w:val="0"/>
      <w:marTop w:val="0"/>
      <w:marBottom w:val="0"/>
      <w:divBdr>
        <w:top w:val="none" w:sz="0" w:space="0" w:color="auto"/>
        <w:left w:val="none" w:sz="0" w:space="0" w:color="auto"/>
        <w:bottom w:val="none" w:sz="0" w:space="0" w:color="auto"/>
        <w:right w:val="none" w:sz="0" w:space="0" w:color="auto"/>
      </w:divBdr>
    </w:div>
    <w:div w:id="1186822986">
      <w:bodyDiv w:val="1"/>
      <w:marLeft w:val="0"/>
      <w:marRight w:val="0"/>
      <w:marTop w:val="0"/>
      <w:marBottom w:val="0"/>
      <w:divBdr>
        <w:top w:val="none" w:sz="0" w:space="0" w:color="auto"/>
        <w:left w:val="none" w:sz="0" w:space="0" w:color="auto"/>
        <w:bottom w:val="none" w:sz="0" w:space="0" w:color="auto"/>
        <w:right w:val="none" w:sz="0" w:space="0" w:color="auto"/>
      </w:divBdr>
    </w:div>
    <w:div w:id="1203782480">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20480096">
      <w:bodyDiv w:val="1"/>
      <w:marLeft w:val="0"/>
      <w:marRight w:val="0"/>
      <w:marTop w:val="0"/>
      <w:marBottom w:val="0"/>
      <w:divBdr>
        <w:top w:val="none" w:sz="0" w:space="0" w:color="auto"/>
        <w:left w:val="none" w:sz="0" w:space="0" w:color="auto"/>
        <w:bottom w:val="none" w:sz="0" w:space="0" w:color="auto"/>
        <w:right w:val="none" w:sz="0" w:space="0" w:color="auto"/>
      </w:divBdr>
    </w:div>
    <w:div w:id="1225482540">
      <w:bodyDiv w:val="1"/>
      <w:marLeft w:val="0"/>
      <w:marRight w:val="0"/>
      <w:marTop w:val="0"/>
      <w:marBottom w:val="0"/>
      <w:divBdr>
        <w:top w:val="none" w:sz="0" w:space="0" w:color="auto"/>
        <w:left w:val="none" w:sz="0" w:space="0" w:color="auto"/>
        <w:bottom w:val="none" w:sz="0" w:space="0" w:color="auto"/>
        <w:right w:val="none" w:sz="0" w:space="0" w:color="auto"/>
      </w:divBdr>
    </w:div>
    <w:div w:id="1233010041">
      <w:bodyDiv w:val="1"/>
      <w:marLeft w:val="0"/>
      <w:marRight w:val="0"/>
      <w:marTop w:val="0"/>
      <w:marBottom w:val="0"/>
      <w:divBdr>
        <w:top w:val="none" w:sz="0" w:space="0" w:color="auto"/>
        <w:left w:val="none" w:sz="0" w:space="0" w:color="auto"/>
        <w:bottom w:val="none" w:sz="0" w:space="0" w:color="auto"/>
        <w:right w:val="none" w:sz="0" w:space="0" w:color="auto"/>
      </w:divBdr>
    </w:div>
    <w:div w:id="123851238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285581967">
      <w:bodyDiv w:val="1"/>
      <w:marLeft w:val="0"/>
      <w:marRight w:val="0"/>
      <w:marTop w:val="0"/>
      <w:marBottom w:val="0"/>
      <w:divBdr>
        <w:top w:val="none" w:sz="0" w:space="0" w:color="auto"/>
        <w:left w:val="none" w:sz="0" w:space="0" w:color="auto"/>
        <w:bottom w:val="none" w:sz="0" w:space="0" w:color="auto"/>
        <w:right w:val="none" w:sz="0" w:space="0" w:color="auto"/>
      </w:divBdr>
    </w:div>
    <w:div w:id="130581574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6570061">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45788309">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27964159">
      <w:bodyDiv w:val="1"/>
      <w:marLeft w:val="0"/>
      <w:marRight w:val="0"/>
      <w:marTop w:val="0"/>
      <w:marBottom w:val="0"/>
      <w:divBdr>
        <w:top w:val="none" w:sz="0" w:space="0" w:color="auto"/>
        <w:left w:val="none" w:sz="0" w:space="0" w:color="auto"/>
        <w:bottom w:val="none" w:sz="0" w:space="0" w:color="auto"/>
        <w:right w:val="none" w:sz="0" w:space="0" w:color="auto"/>
      </w:divBdr>
    </w:div>
    <w:div w:id="1437824842">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65466329">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83618638">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49987843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0966109">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577979785">
      <w:bodyDiv w:val="1"/>
      <w:marLeft w:val="0"/>
      <w:marRight w:val="0"/>
      <w:marTop w:val="0"/>
      <w:marBottom w:val="0"/>
      <w:divBdr>
        <w:top w:val="none" w:sz="0" w:space="0" w:color="auto"/>
        <w:left w:val="none" w:sz="0" w:space="0" w:color="auto"/>
        <w:bottom w:val="none" w:sz="0" w:space="0" w:color="auto"/>
        <w:right w:val="none" w:sz="0" w:space="0" w:color="auto"/>
      </w:divBdr>
    </w:div>
    <w:div w:id="1586914035">
      <w:bodyDiv w:val="1"/>
      <w:marLeft w:val="0"/>
      <w:marRight w:val="0"/>
      <w:marTop w:val="0"/>
      <w:marBottom w:val="0"/>
      <w:divBdr>
        <w:top w:val="none" w:sz="0" w:space="0" w:color="auto"/>
        <w:left w:val="none" w:sz="0" w:space="0" w:color="auto"/>
        <w:bottom w:val="none" w:sz="0" w:space="0" w:color="auto"/>
        <w:right w:val="none" w:sz="0" w:space="0" w:color="auto"/>
      </w:divBdr>
    </w:div>
    <w:div w:id="1607467530">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44892125">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3293006">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29720833">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71871091">
      <w:bodyDiv w:val="1"/>
      <w:marLeft w:val="0"/>
      <w:marRight w:val="0"/>
      <w:marTop w:val="0"/>
      <w:marBottom w:val="0"/>
      <w:divBdr>
        <w:top w:val="none" w:sz="0" w:space="0" w:color="auto"/>
        <w:left w:val="none" w:sz="0" w:space="0" w:color="auto"/>
        <w:bottom w:val="none" w:sz="0" w:space="0" w:color="auto"/>
        <w:right w:val="none" w:sz="0" w:space="0" w:color="auto"/>
      </w:divBdr>
    </w:div>
    <w:div w:id="1873953530">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06261449">
      <w:bodyDiv w:val="1"/>
      <w:marLeft w:val="0"/>
      <w:marRight w:val="0"/>
      <w:marTop w:val="0"/>
      <w:marBottom w:val="0"/>
      <w:divBdr>
        <w:top w:val="none" w:sz="0" w:space="0" w:color="auto"/>
        <w:left w:val="none" w:sz="0" w:space="0" w:color="auto"/>
        <w:bottom w:val="none" w:sz="0" w:space="0" w:color="auto"/>
        <w:right w:val="none" w:sz="0" w:space="0" w:color="auto"/>
      </w:divBdr>
    </w:div>
    <w:div w:id="19190555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36402770">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84460840">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15722515">
      <w:bodyDiv w:val="1"/>
      <w:marLeft w:val="0"/>
      <w:marRight w:val="0"/>
      <w:marTop w:val="0"/>
      <w:marBottom w:val="0"/>
      <w:divBdr>
        <w:top w:val="none" w:sz="0" w:space="0" w:color="auto"/>
        <w:left w:val="none" w:sz="0" w:space="0" w:color="auto"/>
        <w:bottom w:val="none" w:sz="0" w:space="0" w:color="auto"/>
        <w:right w:val="none" w:sz="0" w:space="0" w:color="auto"/>
      </w:divBdr>
    </w:div>
    <w:div w:id="2017733206">
      <w:bodyDiv w:val="1"/>
      <w:marLeft w:val="0"/>
      <w:marRight w:val="0"/>
      <w:marTop w:val="0"/>
      <w:marBottom w:val="0"/>
      <w:divBdr>
        <w:top w:val="none" w:sz="0" w:space="0" w:color="auto"/>
        <w:left w:val="none" w:sz="0" w:space="0" w:color="auto"/>
        <w:bottom w:val="none" w:sz="0" w:space="0" w:color="auto"/>
        <w:right w:val="none" w:sz="0" w:space="0" w:color="auto"/>
      </w:divBdr>
    </w:div>
    <w:div w:id="2030796240">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56078473">
      <w:bodyDiv w:val="1"/>
      <w:marLeft w:val="0"/>
      <w:marRight w:val="0"/>
      <w:marTop w:val="0"/>
      <w:marBottom w:val="0"/>
      <w:divBdr>
        <w:top w:val="none" w:sz="0" w:space="0" w:color="auto"/>
        <w:left w:val="none" w:sz="0" w:space="0" w:color="auto"/>
        <w:bottom w:val="none" w:sz="0" w:space="0" w:color="auto"/>
        <w:right w:val="none" w:sz="0" w:space="0" w:color="auto"/>
      </w:divBdr>
    </w:div>
    <w:div w:id="2056662100">
      <w:bodyDiv w:val="1"/>
      <w:marLeft w:val="0"/>
      <w:marRight w:val="0"/>
      <w:marTop w:val="0"/>
      <w:marBottom w:val="0"/>
      <w:divBdr>
        <w:top w:val="none" w:sz="0" w:space="0" w:color="auto"/>
        <w:left w:val="none" w:sz="0" w:space="0" w:color="auto"/>
        <w:bottom w:val="none" w:sz="0" w:space="0" w:color="auto"/>
        <w:right w:val="none" w:sz="0" w:space="0" w:color="auto"/>
      </w:divBdr>
    </w:div>
    <w:div w:id="2067753262">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0345456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 w:id="2127894445">
      <w:bodyDiv w:val="1"/>
      <w:marLeft w:val="0"/>
      <w:marRight w:val="0"/>
      <w:marTop w:val="0"/>
      <w:marBottom w:val="0"/>
      <w:divBdr>
        <w:top w:val="none" w:sz="0" w:space="0" w:color="auto"/>
        <w:left w:val="none" w:sz="0" w:space="0" w:color="auto"/>
        <w:bottom w:val="none" w:sz="0" w:space="0" w:color="auto"/>
        <w:right w:val="none" w:sz="0" w:space="0" w:color="auto"/>
      </w:divBdr>
    </w:div>
    <w:div w:id="213262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researchgate.net/publication/333564440_Product_recommendations_using_data_mining_and_machine_learning_algorithms/citation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doi.org/10.1007/978-3-030-13709-0_40"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064B28"/>
    <w:rsid w:val="000C52D4"/>
    <w:rsid w:val="0028697A"/>
    <w:rsid w:val="003E5CAE"/>
    <w:rsid w:val="00604DEB"/>
    <w:rsid w:val="00627BC2"/>
    <w:rsid w:val="0070649A"/>
    <w:rsid w:val="0086256B"/>
    <w:rsid w:val="00871B46"/>
    <w:rsid w:val="009245F2"/>
    <w:rsid w:val="009619C5"/>
    <w:rsid w:val="00AF109B"/>
    <w:rsid w:val="00C05A59"/>
    <w:rsid w:val="00E67869"/>
    <w:rsid w:val="00ED479C"/>
    <w:rsid w:val="00FA6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4B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16</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14</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15</b:RefOrder>
  </b:Source>
  <b:Source>
    <b:Tag>Flu20</b:Tag>
    <b:SourceType>InternetSite</b:SourceType>
    <b:Guid>{EF66EF13-ED21-4F22-848A-034140407936}</b:Guid>
    <b:Title>Flutter</b:Title>
    <b:Year>2020</b:Year>
    <b:InternetSiteTitle>Flutter</b:InternetSiteTitle>
    <b:URL>https://flutter.dev/</b:URL>
    <b:RefOrder>7</b:RefOrder>
  </b:Source>
  <b:Source>
    <b:Tag>Mon18</b:Tag>
    <b:SourceType>InternetSite</b:SourceType>
    <b:Guid>{954C4FDB-7358-4FCE-AD1D-1A6C77E8F19C}</b:Guid>
    <b:Author>
      <b:Author>
        <b:NameList>
          <b:Person>
            <b:Last>Gurwani</b:Last>
            <b:First>Monisha</b:First>
            <b:Middle>Singh</b:Middle>
          </b:Person>
        </b:NameList>
      </b:Author>
    </b:Author>
    <b:Title>10 Amazing Apps Built Using Flutter Framework</b:Title>
    <b:InternetSiteTitle>daffodilsw</b:InternetSiteTitle>
    <b:Year>2018</b:Year>
    <b:Month>October</b:Month>
    <b:Day>14</b:Day>
    <b:URL>https://insights.daffodilsw.com/blog/10-amazing-apps-built-using-flutter-framework</b:URL>
    <b:RefOrder>8</b:RefOrder>
  </b:Source>
  <b:Source>
    <b:Tag>Vit20</b:Tag>
    <b:SourceType>InternetSite</b:SourceType>
    <b:Guid>{53C26FBC-DFB0-443A-9ECB-03356F775C4E}</b:Guid>
    <b:Author>
      <b:Author>
        <b:NameList>
          <b:Person>
            <b:Last>Kuprenko</b:Last>
            <b:First>Vitaly</b:First>
          </b:Person>
        </b:NameList>
      </b:Author>
    </b:Author>
    <b:Title>Google Flutter Review – Why Mobile App Developers Love Flutter</b:Title>
    <b:InternetSiteTitle>freeCodeCamp</b:InternetSiteTitle>
    <b:Year>2020</b:Year>
    <b:Month>April</b:Month>
    <b:Day>22</b:Day>
    <b:URL>https://www.freecodecamp.org/news/why-mobile-apps-makers-are-in-love-with-flutter/</b:URL>
    <b:RefOrder>9</b:RefOrder>
  </b:Source>
  <b:Source>
    <b:Tag>Per</b:Tag>
    <b:SourceType>InternetSite</b:SourceType>
    <b:Guid>{E682344F-32B0-4DC9-9347-CED44AE3C99D}</b:Guid>
    <b:Title>Perzonalization</b:Title>
    <b:InternetSiteTitle>Personalized Product Recommendations</b:InternetSiteTitle>
    <b:URL>https://www.perzonalization.com/ecommerce-personalization-products/personalized-product-recommendations/?gclid=CjwKCAjwiaX8BRBZEiwAQQxGx2vQK07Dz-mNOs2OCIBFwiNWOXLTyBM4RDs53GPnN91qQlUbt_qVFRoC-9EQAvD_BwE#1502981335816-1f83aded-1be4</b:URL>
    <b:RefOrder>11</b:RefOrder>
  </b:Source>
  <b:Source>
    <b:Tag>Ado20</b:Tag>
    <b:SourceType>InternetSite</b:SourceType>
    <b:Guid>{0787D6AE-B403-4129-82A3-B9290F5A09DF}</b:Guid>
    <b:Title>Adoric</b:Title>
    <b:InternetSiteTitle>Personalized product recommendations</b:InternetSiteTitle>
    <b:Year>2020</b:Year>
    <b:URL>https://adoric.com/solutions/recommendations?utm_source=Google_search_ppc&amp;utm_medium=Google_search_text&amp;utm_campaign=recommendations&amp;gclid=CjwKCAjwiaX8BRBZEiwAQQxGxwDY_srGbSObky1Lx-2RWIsdH_SAcmwrKzBpxVtd8aKjAK2PMKA4qhoCaa4QAvD_BwE</b:URL>
    <b:RefOrder>12</b:RefOrder>
  </b:Source>
  <b:Source>
    <b:Tag>Rec20</b:Tag>
    <b:SourceType>InternetSite</b:SourceType>
    <b:Guid>{D89CB72E-FD0E-455E-9869-B9CDF2267810}</b:Guid>
    <b:Title>Recombee</b:Title>
    <b:InternetSiteTitle>Artificial Intelligence Powered Recommender as a Service</b:InternetSiteTitle>
    <b:Year>2020</b:Year>
    <b:URL>https://www.recombee.com/</b:URL>
    <b:RefOrder>13</b:RefOrder>
  </b:Source>
  <b:Source>
    <b:Tag>Goo20</b:Tag>
    <b:SourceType>InternetSite</b:SourceType>
    <b:Guid>{680A650F-B055-46A6-991F-DABA9510B110}</b:Guid>
    <b:Title>Google Cloud</b:Title>
    <b:InternetSiteTitle>Using Machine Learning on Compute Engine to Make Product Recommendations</b:InternetSiteTitle>
    <b:Year>2020</b:Year>
    <b:Month>June</b:Month>
    <b:Day>22</b:Day>
    <b:URL>https://cloud.google.com/solutions/recommendations-using-machine-learning-on-compute-engine</b:URL>
    <b:RefOrder>10</b:RefOrder>
  </b:Source>
  <b:Source>
    <b:Tag>Hes19</b:Tag>
    <b:SourceType>JournalArticle</b:SourceType>
    <b:Guid>{8CED547F-699E-4CD8-8F59-46C7A9D05177}</b:Guid>
    <b:Author>
      <b:Author>
        <b:Corporate>Hessel Tuinhof, Clemens Pirker, Markus Haltmeier</b:Corporate>
      </b:Author>
    </b:Author>
    <b:Title>Image-Based Fashion Product</b:Title>
    <b:Year>2019</b:Year>
    <b:Month>February</b:Month>
    <b:Day>14</b:Day>
    <b:JournalName>International Conference on Machine Learning, Optimization, and Data Science</b:JournalName>
    <b:Pages>472-481</b:Pages>
    <b:DOI>https://doi.org/10.1007/978-3-030-13709-0_40</b:DOI>
    <b:RefOrder>5</b:RefOrder>
  </b:Source>
  <b:Source>
    <b:Tag>ACh17</b:Tag>
    <b:SourceType>JournalArticle</b:SourceType>
    <b:Guid>{2736FA22-9D74-4E9C-91AE-B0D4CDF291D2}</b:Guid>
    <b:Author>
      <b:Author>
        <b:NameList>
          <b:Person>
            <b:Last>A. Choudhary</b:Last>
            <b:First>Jayapradha</b:First>
            <b:Middle>Jayaram</b:Middle>
          </b:Person>
        </b:NameList>
      </b:Author>
    </b:Author>
    <b:Title>Product recommendations using data mining and machine learning algorithms</b:Title>
    <b:JournalName>ARPN Journal of Engineering and Applied Sciences</b:JournalName>
    <b:Year>2017</b:Year>
    <b:Pages>5475-5483</b:Pages>
    <b:RefOrder>6</b:RefOrder>
  </b:Source>
  <b:Source>
    <b:Tag>bui</b:Tag>
    <b:SourceType>InternetSite</b:SourceType>
    <b:Guid>{6E4CB7E8-3717-43E9-B63F-EF53BD63750C}</b:Guid>
    <b:Title>builtin</b:Title>
    <b:InternetSiteTitle>What is Gaming?</b:InternetSiteTitle>
    <b:URL>https://builtin.com/gaming</b:URL>
    <b:RefOrder>1</b:RefOrder>
  </b:Source>
  <b:Source>
    <b:Tag>FIE20</b:Tag>
    <b:SourceType>InternetSite</b:SourceType>
    <b:Guid>{4B03F3EB-85A2-435C-9626-DADFD1300DE2}</b:Guid>
    <b:Author>
      <b:Author>
        <b:NameList>
          <b:Person>
            <b:Last>MEDIA</b:Last>
            <b:First>FIELD</b:First>
            <b:Middle>LEVEL</b:Middle>
          </b:Person>
        </b:NameList>
      </b:Author>
    </b:Author>
    <b:Title>Reuters</b:Title>
    <b:InternetSiteTitle>Report: Gaming revenue to top $159B in 2020</b:InternetSiteTitle>
    <b:Year>2020</b:Year>
    <b:Month>May</b:Month>
    <b:Day>12</b:Day>
    <b:URL>https://www.reuters.com/article/esports-business-gaming-revenues-idUSFLM8jkJMl</b:URL>
    <b:RefOrder>2</b:RefOrder>
  </b:Source>
  <b:Source>
    <b:Tag>CIS20</b:Tag>
    <b:SourceType>InternetSite</b:SourceType>
    <b:Guid>{19885C26-9513-4531-8F52-630259C2798F}</b:Guid>
    <b:Title>CISION PRNewswire</b:Title>
    <b:InternetSiteTitle>Tencent Announces 2020 First Quarter Results</b:InternetSiteTitle>
    <b:Year>2020</b:Year>
    <b:Month>May</b:Month>
    <b:Day>13</b:Day>
    <b:URL>https://www.prnewswire.com/news-releases/tencent-announces-2020-first-quarter-results-301058417.html</b:URL>
    <b:RefOrder>3</b:RefOrder>
  </b:Source>
  <b:Source>
    <b:Tag>Sup20</b:Tag>
    <b:SourceType>InternetSite</b:SourceType>
    <b:Guid>{733A01DF-EB4B-428E-8C58-1EB0C41B7F33}</b:Guid>
    <b:Author>
      <b:Author>
        <b:NameList>
          <b:Person>
            <b:Last>Staff</b:Last>
            <b:First>SuperData</b:First>
          </b:Person>
        </b:NameList>
      </b:Author>
    </b:Author>
    <b:Title>SuperData</b:Title>
    <b:InternetSiteTitle>Worldwide digital games market: August 2020</b:InternetSiteTitle>
    <b:Year>2020</b:Year>
    <b:Month>September</b:Month>
    <b:Day>23</b:Day>
    <b:URL>https://www.superdataresearch.com/blog/worldwide-digital-games-market</b:URL>
    <b:RefOrder>4</b:RefOrder>
  </b:Source>
</b:Sources>
</file>

<file path=customXml/itemProps1.xml><?xml version="1.0" encoding="utf-8"?>
<ds:datastoreItem xmlns:ds="http://schemas.openxmlformats.org/officeDocument/2006/customXml" ds:itemID="{D4D59665-4354-40F6-9726-D1F29F55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10447</TotalTime>
  <Pages>52</Pages>
  <Words>10536</Words>
  <Characters>60061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Gaming Gear Recommendation App by using Machine Learning</vt:lpstr>
    </vt:vector>
  </TitlesOfParts>
  <Company/>
  <LinksUpToDate>false</LinksUpToDate>
  <CharactersWithSpaces>70457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Gaming Gear Recommendation App by using Machine Learning</dc:title>
  <dc:subject>BCS3105</dc:subject>
  <dc:creator>Tan Zhong Ming</dc:creator>
  <cp:keywords/>
  <dc:description/>
  <cp:lastModifiedBy>Zhong MIng Tan</cp:lastModifiedBy>
  <cp:revision>656</cp:revision>
  <dcterms:created xsi:type="dcterms:W3CDTF">2020-05-21T07:43:00Z</dcterms:created>
  <dcterms:modified xsi:type="dcterms:W3CDTF">2020-10-17T07:09:00Z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